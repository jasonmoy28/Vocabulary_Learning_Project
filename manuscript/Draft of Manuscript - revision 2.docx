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40561F" w14:textId="35A50017" w:rsidR="004B647F" w:rsidRPr="004B647F" w:rsidRDefault="009E5C67" w:rsidP="004B647F">
      <w:pPr>
        <w:pStyle w:val="Title"/>
        <w:rPr>
          <w:rFonts w:ascii="Times New Roman" w:hAnsi="Times New Roman" w:cs="Times New Roman"/>
        </w:rPr>
      </w:pPr>
      <w:sdt>
        <w:sdtPr>
          <w:rPr>
            <w:rFonts w:ascii="Times New Roman" w:hAnsi="Times New Roman" w:cs="Times New Roman"/>
          </w:rPr>
          <w:alias w:val="Title"/>
          <w:tag w:val=""/>
          <w:id w:val="726351117"/>
          <w:placeholder>
            <w:docPart w:val="F4CC4427866C884F85396791A2032FAB"/>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3B3C9D">
            <w:rPr>
              <w:rFonts w:ascii="Times New Roman" w:hAnsi="Times New Roman" w:cs="Times New Roman"/>
            </w:rPr>
            <w:t xml:space="preserve">What is the most </w:t>
          </w:r>
          <w:r w:rsidR="00953360">
            <w:rPr>
              <w:rFonts w:ascii="Times New Roman" w:hAnsi="Times New Roman" w:cs="Times New Roman"/>
            </w:rPr>
            <w:t>effective</w:t>
          </w:r>
          <w:r w:rsidR="003B3C9D">
            <w:rPr>
              <w:rFonts w:ascii="Times New Roman" w:hAnsi="Times New Roman" w:cs="Times New Roman"/>
            </w:rPr>
            <w:t xml:space="preserve"> second language </w:t>
          </w:r>
          <w:r w:rsidR="003B3C9D">
            <w:rPr>
              <w:rFonts w:ascii="Times New Roman" w:hAnsi="Times New Roman" w:cs="Times New Roman"/>
            </w:rPr>
            <w:br/>
            <w:t>vocabulary learning method?</w:t>
          </w:r>
        </w:sdtContent>
      </w:sdt>
    </w:p>
    <w:p w14:paraId="6534CFFB" w14:textId="77777777" w:rsidR="004B647F" w:rsidRPr="004B647F" w:rsidRDefault="004B647F" w:rsidP="004B647F">
      <w:pPr>
        <w:pStyle w:val="Title2"/>
        <w:rPr>
          <w:rFonts w:ascii="Times New Roman" w:hAnsi="Times New Roman" w:cs="Times New Roman"/>
          <w:lang w:eastAsia="zh-CN"/>
        </w:rPr>
      </w:pPr>
      <w:r w:rsidRPr="004B647F">
        <w:rPr>
          <w:rFonts w:ascii="Times New Roman" w:hAnsi="Times New Roman" w:cs="Times New Roman"/>
        </w:rPr>
        <w:t>J</w:t>
      </w:r>
      <w:r w:rsidRPr="004B647F">
        <w:rPr>
          <w:rFonts w:ascii="Times New Roman" w:hAnsi="Times New Roman" w:cs="Times New Roman"/>
          <w:lang w:eastAsia="zh-CN"/>
        </w:rPr>
        <w:t xml:space="preserve">ason H. Moy </w:t>
      </w:r>
    </w:p>
    <w:p w14:paraId="361BBF87" w14:textId="20E16C89" w:rsidR="004B647F" w:rsidRPr="004B647F" w:rsidRDefault="004B647F" w:rsidP="004B647F">
      <w:pPr>
        <w:pStyle w:val="Title2"/>
        <w:rPr>
          <w:rFonts w:ascii="Times New Roman" w:hAnsi="Times New Roman" w:cs="Times New Roman"/>
          <w:lang w:eastAsia="zh-CN"/>
        </w:rPr>
      </w:pPr>
      <w:r w:rsidRPr="004B647F">
        <w:rPr>
          <w:rFonts w:ascii="Times New Roman" w:hAnsi="Times New Roman" w:cs="Times New Roman"/>
          <w:lang w:eastAsia="zh-CN"/>
        </w:rPr>
        <w:t>Timothy C. Rickard</w:t>
      </w:r>
      <w:ins w:id="0" w:author="Microsoft Office User" w:date="2020-05-08T11:43:00Z">
        <w:r w:rsidR="00CD2CCB">
          <w:rPr>
            <w:rFonts w:ascii="Times New Roman" w:hAnsi="Times New Roman" w:cs="Times New Roman"/>
            <w:lang w:eastAsia="zh-CN"/>
          </w:rPr>
          <w:t xml:space="preserve"> </w:t>
        </w:r>
        <w:del w:id="1" w:author="Jason Moy" w:date="2020-05-13T16:10:00Z">
          <w:r w:rsidR="00CD2CCB" w:rsidDel="00326AA2">
            <w:rPr>
              <w:rFonts w:ascii="Times New Roman" w:hAnsi="Times New Roman" w:cs="Times New Roman"/>
              <w:lang w:eastAsia="zh-CN"/>
            </w:rPr>
            <w:delText>(should my name be on this for the honors paper?  Either way is fine</w:delText>
          </w:r>
        </w:del>
      </w:ins>
    </w:p>
    <w:p w14:paraId="618F74BC" w14:textId="2D1AD0B8" w:rsidR="004B647F" w:rsidRDefault="004B647F" w:rsidP="004B647F">
      <w:pPr>
        <w:pStyle w:val="Title2"/>
        <w:rPr>
          <w:rFonts w:ascii="Times New Roman" w:hAnsi="Times New Roman" w:cs="Times New Roman"/>
        </w:rPr>
      </w:pPr>
      <w:r w:rsidRPr="004B647F">
        <w:rPr>
          <w:rFonts w:ascii="Times New Roman" w:hAnsi="Times New Roman" w:cs="Times New Roman"/>
        </w:rPr>
        <w:t>University of California, San Diego</w:t>
      </w:r>
    </w:p>
    <w:p w14:paraId="5F858D1E" w14:textId="77777777" w:rsidR="003B3C9D" w:rsidRDefault="003B3C9D" w:rsidP="004B647F">
      <w:pPr>
        <w:pStyle w:val="Title2"/>
        <w:rPr>
          <w:rFonts w:ascii="Times New Roman" w:hAnsi="Times New Roman" w:cs="Times New Roman"/>
        </w:rPr>
      </w:pPr>
    </w:p>
    <w:p w14:paraId="4F6F51D9" w14:textId="77777777" w:rsidR="003B3C9D" w:rsidRDefault="003B3C9D" w:rsidP="004B647F">
      <w:pPr>
        <w:pStyle w:val="Title2"/>
        <w:rPr>
          <w:rFonts w:ascii="Times New Roman" w:hAnsi="Times New Roman" w:cs="Times New Roman"/>
        </w:rPr>
      </w:pPr>
    </w:p>
    <w:p w14:paraId="78C60034" w14:textId="21839171" w:rsidR="003B3C9D" w:rsidRDefault="003B3C9D" w:rsidP="004B647F">
      <w:pPr>
        <w:pStyle w:val="Title2"/>
        <w:rPr>
          <w:rFonts w:ascii="Times New Roman" w:hAnsi="Times New Roman" w:cs="Times New Roman"/>
        </w:rPr>
      </w:pPr>
      <w:r>
        <w:rPr>
          <w:rFonts w:ascii="Times New Roman" w:hAnsi="Times New Roman" w:cs="Times New Roman"/>
        </w:rPr>
        <w:t xml:space="preserve">Author Note: </w:t>
      </w:r>
    </w:p>
    <w:p w14:paraId="64D7741F" w14:textId="0DC22A6F" w:rsidR="003B3C9D" w:rsidRDefault="003B3C9D" w:rsidP="003B3C9D">
      <w:pPr>
        <w:pStyle w:val="Title2"/>
        <w:jc w:val="left"/>
        <w:rPr>
          <w:rFonts w:ascii="Times New Roman" w:hAnsi="Times New Roman" w:cs="Times New Roman"/>
        </w:rPr>
      </w:pPr>
      <w:r>
        <w:rPr>
          <w:rFonts w:ascii="Times New Roman" w:hAnsi="Times New Roman" w:cs="Times New Roman"/>
        </w:rPr>
        <w:tab/>
        <w:t xml:space="preserve">Jason H. Moy, Department of Psychology, University of California, San Diego; Timothy C. Rickard, Department of Psychology, University of California, San Diego. </w:t>
      </w:r>
    </w:p>
    <w:p w14:paraId="59B47B80" w14:textId="73ABDA13" w:rsidR="00326AA2" w:rsidRDefault="003B3C9D" w:rsidP="003B3C9D">
      <w:pPr>
        <w:pStyle w:val="Title2"/>
        <w:ind w:firstLine="720"/>
        <w:jc w:val="left"/>
        <w:rPr>
          <w:rFonts w:ascii="Times New Roman" w:hAnsi="Times New Roman" w:cs="Times New Roman"/>
        </w:rPr>
      </w:pPr>
      <w:r w:rsidRPr="003B3C9D">
        <w:rPr>
          <w:rFonts w:ascii="Times New Roman" w:hAnsi="Times New Roman" w:cs="Times New Roman"/>
        </w:rPr>
        <w:t>Please address correspondence to: Timothy C. Rickard, Department of Psychology, University of California, San Diego, La Jolla, CA 92093-0109. Email: trickard@ucsd.edu</w:t>
      </w:r>
      <w:r w:rsidR="00161D7A">
        <w:rPr>
          <w:rFonts w:ascii="Times New Roman" w:hAnsi="Times New Roman" w:cs="Times New Roman"/>
        </w:rPr>
        <w:t>.</w:t>
      </w:r>
      <w:r w:rsidRPr="003B3C9D">
        <w:rPr>
          <w:rFonts w:ascii="Times New Roman" w:hAnsi="Times New Roman" w:cs="Times New Roman"/>
        </w:rPr>
        <w:t xml:space="preserve"> Phone: 858-822-0122; Fax: 858-534-7190</w:t>
      </w:r>
    </w:p>
    <w:p w14:paraId="22DA0E7B" w14:textId="77777777" w:rsidR="00326AA2" w:rsidRDefault="00326AA2">
      <w:pPr>
        <w:spacing w:line="240" w:lineRule="auto"/>
        <w:rPr>
          <w:rFonts w:cs="Times New Roman"/>
          <w:kern w:val="24"/>
          <w:lang w:eastAsia="ja-JP"/>
        </w:rPr>
      </w:pPr>
      <w:r>
        <w:rPr>
          <w:rFonts w:cs="Times New Roman"/>
        </w:rPr>
        <w:br w:type="page"/>
      </w:r>
    </w:p>
    <w:p w14:paraId="2D3E8D70" w14:textId="7C6BAD04" w:rsidR="00326AA2" w:rsidRDefault="00326AA2" w:rsidP="007F3924">
      <w:pPr>
        <w:pStyle w:val="Title2"/>
        <w:ind w:firstLine="720"/>
        <w:rPr>
          <w:rFonts w:ascii="Times New Roman" w:hAnsi="Times New Roman" w:cs="Times New Roman"/>
        </w:rPr>
      </w:pPr>
      <w:r>
        <w:rPr>
          <w:rFonts w:ascii="Times New Roman" w:hAnsi="Times New Roman" w:cs="Times New Roman"/>
        </w:rPr>
        <w:lastRenderedPageBreak/>
        <w:t xml:space="preserve">Abstract </w:t>
      </w:r>
    </w:p>
    <w:p w14:paraId="1D3A5769" w14:textId="089BFA06" w:rsidR="004B647F" w:rsidRPr="007F3924" w:rsidRDefault="007F3924" w:rsidP="007F3924">
      <w:pPr>
        <w:pStyle w:val="Title2"/>
        <w:jc w:val="left"/>
        <w:rPr>
          <w:rFonts w:ascii="Times New Roman" w:hAnsi="Times New Roman" w:cs="Times New Roman"/>
        </w:rPr>
      </w:pPr>
      <w:r>
        <w:rPr>
          <w:rFonts w:ascii="Times New Roman" w:hAnsi="Times New Roman" w:cs="Times New Roman"/>
        </w:rPr>
        <w:tab/>
        <w:t xml:space="preserve"> Research suggested retention rate of an item increased when one was trained by retrieving the item. The present study will empirically investigate whether the benefit apply in learning second-language vocabulary. In this study, we will have native-Chinese speaker to study 48 </w:t>
      </w:r>
      <w:proofErr w:type="gramStart"/>
      <w:r>
        <w:rPr>
          <w:rFonts w:ascii="Times New Roman" w:hAnsi="Times New Roman" w:cs="Times New Roman"/>
        </w:rPr>
        <w:t>English-Chinese</w:t>
      </w:r>
      <w:proofErr w:type="gramEnd"/>
      <w:r>
        <w:rPr>
          <w:rFonts w:ascii="Times New Roman" w:hAnsi="Times New Roman" w:cs="Times New Roman"/>
        </w:rPr>
        <w:t xml:space="preserve"> word pairs with 4 different training methods (productive vs. receptive vs. productive + picture, restudy). The productive training method require the participants to retrieve the English word when the Chinese word is presented. The receptive training method require retrieving the Chinese word when the English word is presented. The productive + picture training method require retrieving the English word when presented both the picture and the Chinese word are presented. After 2 days, participants taken either a productive or receptive posttest. Result indicated retention rate is higher using retrieval, except no difference is detected between receptive training and restudy in a productive posttest. Our result also suggested that adding pictorial stimuli to productive training is better than productive training alone. </w:t>
      </w:r>
    </w:p>
    <w:p w14:paraId="26D1C8CB" w14:textId="31CD53F6" w:rsidR="004B647F" w:rsidRDefault="004B647F">
      <w:pPr>
        <w:spacing w:line="240" w:lineRule="auto"/>
        <w:rPr>
          <w:rFonts w:cs="Times New Roman"/>
        </w:rPr>
      </w:pPr>
      <w:r>
        <w:rPr>
          <w:rFonts w:cs="Times New Roman"/>
        </w:rPr>
        <w:br w:type="page"/>
      </w:r>
    </w:p>
    <w:p w14:paraId="36E4E94B" w14:textId="491D1F9F" w:rsidR="004B647F" w:rsidRPr="004B647F" w:rsidRDefault="009E5C67" w:rsidP="004B647F">
      <w:pPr>
        <w:jc w:val="center"/>
        <w:rPr>
          <w:rFonts w:cs="Times New Roman"/>
        </w:rPr>
      </w:pPr>
      <w:sdt>
        <w:sdtPr>
          <w:rPr>
            <w:rFonts w:cs="Times New Roman"/>
          </w:rPr>
          <w:alias w:val="Title"/>
          <w:tag w:val=""/>
          <w:id w:val="651182519"/>
          <w:placeholder>
            <w:docPart w:val="92006E0AC05F7848B42CAF69301E0FC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953360">
            <w:rPr>
              <w:rFonts w:cs="Times New Roman"/>
            </w:rPr>
            <w:t xml:space="preserve">What is the most effective second language </w:t>
          </w:r>
          <w:r w:rsidR="00953360">
            <w:rPr>
              <w:rFonts w:cs="Times New Roman"/>
            </w:rPr>
            <w:br/>
            <w:t>vocabulary learning method?</w:t>
          </w:r>
        </w:sdtContent>
      </w:sdt>
    </w:p>
    <w:p w14:paraId="702EB995" w14:textId="77777777" w:rsidR="0020018D" w:rsidRPr="00A672DD" w:rsidRDefault="0020018D" w:rsidP="0020018D">
      <w:pPr>
        <w:rPr>
          <w:u w:val="single"/>
        </w:rPr>
      </w:pPr>
      <w:r w:rsidRPr="00A672DD">
        <w:rPr>
          <w:u w:val="single"/>
        </w:rPr>
        <w:t>Introduction</w:t>
      </w:r>
    </w:p>
    <w:p w14:paraId="4B92813D" w14:textId="17263EE4" w:rsidR="0020018D" w:rsidRDefault="0020018D" w:rsidP="0020018D">
      <w:r>
        <w:tab/>
        <w:t xml:space="preserve">More and more people </w:t>
      </w:r>
      <w:r w:rsidR="00CD2CCB">
        <w:t xml:space="preserve">have </w:t>
      </w:r>
      <w:r>
        <w:t xml:space="preserve">started to learn a second language as the result of rapid globalization. For example, a report estimates that 300 million Chinese, almost the size of U.S population, are learning English </w:t>
      </w:r>
      <w:r>
        <w:fldChar w:fldCharType="begin" w:fldLock="1"/>
      </w:r>
      <w:r>
        <w:instrText>ADDIN CSL_CITATION {"citationItems":[{"id":"ITEM-1","itemData":{"URL":"https://www.cnbc.com/2015/11/02/china-boosts-chinese-usage-slips-in-global-english-proficiency-ranking.html","accessed":{"date-parts":[["2019","12","11"]]},"author":[{"dropping-particle":"","family":"Tan","given":"Huileng","non-dropping-particle":"","parse-names":false,"suffix":""}],"id":"ITEM-1","issued":{"date-parts":[["2015"]]},"title":"China is losing interest in learning English","type":"webpage"},"uris":["http://www.mendeley.com/documents/?uuid=82615c0e-7901-3adc-a02b-1f9df97c9cc8"]}],"mendeley":{"formattedCitation":"(Tan, 2015)","plainTextFormattedCitation":"(Tan, 2015)","previouslyFormattedCitation":"(Tan, 2015)"},"properties":{"noteIndex":0},"schema":"https://github.com/citation-style-language/schema/raw/master/csl-citation.json"}</w:instrText>
      </w:r>
      <w:r>
        <w:fldChar w:fldCharType="separate"/>
      </w:r>
      <w:r w:rsidRPr="009C7BE0">
        <w:rPr>
          <w:noProof/>
        </w:rPr>
        <w:t>(Tan, 2015)</w:t>
      </w:r>
      <w:r>
        <w:fldChar w:fldCharType="end"/>
      </w:r>
      <w:r>
        <w:t xml:space="preserve">. When studying for a new language, it is necessary to learn its vocabulary. The present study will compare the efficiency of these four training methods, </w:t>
      </w:r>
      <w:r w:rsidR="007F3924">
        <w:t>productive</w:t>
      </w:r>
      <w:r>
        <w:t xml:space="preserve"> (i.e. first language </w:t>
      </w:r>
      <w:r>
        <w:sym w:font="Wingdings" w:char="F0E0"/>
      </w:r>
      <w:r>
        <w:t xml:space="preserve"> second language), </w:t>
      </w:r>
      <w:r w:rsidR="007F3924">
        <w:t xml:space="preserve">receptive (L2 </w:t>
      </w:r>
      <w:r w:rsidR="007F3924">
        <w:sym w:font="Wingdings" w:char="F0E0"/>
      </w:r>
      <w:r w:rsidR="007F3924">
        <w:t xml:space="preserve"> L1)</w:t>
      </w:r>
      <w:r>
        <w:t xml:space="preserve">, </w:t>
      </w:r>
      <w:r w:rsidR="007F3924">
        <w:t xml:space="preserve">productive + picture (L1 + picture </w:t>
      </w:r>
      <w:r w:rsidR="007F3924">
        <w:sym w:font="Wingdings" w:char="F0E0"/>
      </w:r>
      <w:r w:rsidR="007F3924">
        <w:t xml:space="preserve"> L2)</w:t>
      </w:r>
      <w:r>
        <w:t xml:space="preserve">, and </w:t>
      </w:r>
      <w:r w:rsidR="00CD2CCB">
        <w:t xml:space="preserve">a </w:t>
      </w:r>
      <w:r>
        <w:t>restudy control</w:t>
      </w:r>
      <w:r w:rsidR="007F3924">
        <w:t xml:space="preserve"> using either a productive posttest or a receptive posttest. </w:t>
      </w:r>
    </w:p>
    <w:p w14:paraId="4E74E198" w14:textId="77777777" w:rsidR="0020018D" w:rsidRDefault="0020018D" w:rsidP="0020018D">
      <w:pPr>
        <w:rPr>
          <w:u w:val="single"/>
        </w:rPr>
      </w:pPr>
    </w:p>
    <w:p w14:paraId="74FF554A" w14:textId="19C6F3F1" w:rsidR="0020018D" w:rsidRDefault="0020018D" w:rsidP="0020018D">
      <w:pPr>
        <w:rPr>
          <w:u w:val="single"/>
        </w:rPr>
      </w:pPr>
      <w:r>
        <w:rPr>
          <w:u w:val="single"/>
        </w:rPr>
        <w:t>Review o</w:t>
      </w:r>
      <w:r w:rsidR="00AA1FB9">
        <w:rPr>
          <w:u w:val="single"/>
        </w:rPr>
        <w:t>f</w:t>
      </w:r>
      <w:r>
        <w:rPr>
          <w:u w:val="single"/>
        </w:rPr>
        <w:t xml:space="preserve"> Productive </w:t>
      </w:r>
      <w:r w:rsidR="00AA1FB9">
        <w:rPr>
          <w:u w:val="single"/>
        </w:rPr>
        <w:t>and</w:t>
      </w:r>
      <w:r>
        <w:rPr>
          <w:u w:val="single"/>
        </w:rPr>
        <w:t xml:space="preserve"> Receptive Vocabulary Learning Strategy</w:t>
      </w:r>
    </w:p>
    <w:p w14:paraId="7CDEB992" w14:textId="1A25B5B6" w:rsidR="00E62522" w:rsidRDefault="0020018D" w:rsidP="0020018D">
      <w:pPr>
        <w:ind w:firstLine="720"/>
      </w:pPr>
      <w:r>
        <w:t xml:space="preserve">Researchers had investigated whether productive or receptive learning strategies </w:t>
      </w:r>
      <w:r w:rsidR="00271EC0">
        <w:t>are</w:t>
      </w:r>
      <w:r>
        <w:t xml:space="preserve"> more effective. In productive learning, people will recall the L2 term when the L1 translation is shown to them (i.e. they produce the new term). In receptive learning, people will recall the L1 translation when the L2 term is shown to them. The previous literature has shown that productive training is better than receptive training when people were tested productively, and receptive training is better than productive training when people were tested receptively </w:t>
      </w:r>
      <w:r>
        <w:fldChar w:fldCharType="begin" w:fldLock="1"/>
      </w:r>
      <w:r>
        <w:instrText>ADDIN CSL_CITATION {"citationItems":[{"id":"ITEM-1","itemData":{"DOI":"10.1075/lllt.10.08mon","abstract":"This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-1","issued":{"date-parts":[["2004"]]},"page":"79-100","title":"Receptive, productive, and receptive + productive L2 vocabulary learning: what difference does it make?","type":"chapter"},"uris":["http://www.mendeley.com/documents/?uuid=0e726b7c-27d4-3fb5-ae64-d83e09fbbad1"]},{"id":"ITEM-2","itemData":{"DOI":"10.1017/s0142716400008195","ISSN":"0142-7164","abstract":"The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Psycholinguistics","id":"ITEM-2","issue":"4","issued":{"date-parts":[["1996","10"]]},"page":"443-460","publisher":"Cambridge University Press (CUP)","title":"List learning of second language vocabulary","type":"article-journal","volume":"17"},"uris":["http://www.mendeley.com/documents/?uuid=7c754309-e397-3d4a-b1a8-97db825d9091"]},{"id":"ITEM-3","itemData":{"DOI":"10.1037/h0073293","ISSN":"00220663","abstract":"Fifty paired-associates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Psychology","id":"ITEM-3","issue":"6","issued":{"date-parts":[["1929","9"]]},"page":"452-457","title":"An experiment in verbal learning","type":"article-journal","volume":"20"},"uris":["http://www.mendeley.com/documents/?uuid=7ea916e1-1018-35e7-ab78-afeb78ac965c"]},{"id":"ITEM-4","itemData":{"author":[{"dropping-particle":"","family":"Waring","given":"Rob","non-dropping-particle":"","parse-names":false,"suffix":""}],"container-title":"Studies in Foreign Languages and Literature","id":"ITEM-4","issue":"1","issued":{"date-parts":[["1997"]]},"page":"94-114","title":"A study of receptive and productive learning from word cards","type":"article-journal","volume":"21"},"uris":["http://www.mendeley.com/documents/?uuid=7e3fa3f6-51eb-47d5-8ded-11064a588850"]}],"mendeley":{"formattedCitation":"(Griffin &amp; Harley, 1996; Mondria &amp; Wiersma, 2004; Stoddard, 1929; Waring, 1997)","plainTextFormattedCitation":"(Griffin &amp; Harley, 1996; Mondria &amp; Wiersma, 2004; Stoddard, 1929; Waring, 1997)","previouslyFormattedCitation":"(Griffin &amp; Harley, 1996; Mondria &amp; Wiersma, 2004; Stoddard, 1929; Waring, 1997)"},"properties":{"noteIndex":0},"schema":"https://github.com/citation-style-language/schema/raw/master/csl-citation.json"}</w:instrText>
      </w:r>
      <w:r>
        <w:fldChar w:fldCharType="separate"/>
      </w:r>
      <w:r w:rsidRPr="00883EDF">
        <w:rPr>
          <w:noProof/>
        </w:rPr>
        <w:t>(Griffin &amp; Harley, 1996; Mondria &amp; Wiersma, 2004; Stoddard, 1929; Waring, 1997)</w:t>
      </w:r>
      <w:r>
        <w:fldChar w:fldCharType="end"/>
      </w:r>
      <w:r>
        <w:t xml:space="preserve">. For example,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vocabulary","type":"article-journal","volume":"17"},"uris":["http://www.mendeley.com/documents/?uuid=7c754309-e397-3d4a-b1a8-97db825d9091"]}],"mendeley":{"formattedCitation":"(Griffin &amp; Harley, 1996)","manualFormatting":"Griffin and Harley (1996)","plainTextFormattedCitation":"(Griffin &amp; Harley, 1996)","previouslyFormattedCitation":"(Griffin &amp; Harley, 1996)"},"properties":{"noteIndex":0},"schema":"https://github.com/citation-style-language/schema/raw/master/csl-citation.json"}</w:instrText>
      </w:r>
      <w:r>
        <w:fldChar w:fldCharType="separate"/>
      </w:r>
      <w:r w:rsidRPr="004C4483">
        <w:rPr>
          <w:noProof/>
        </w:rPr>
        <w:t xml:space="preserve">Griffin </w:t>
      </w:r>
      <w:r>
        <w:rPr>
          <w:noProof/>
        </w:rPr>
        <w:t xml:space="preserve">and </w:t>
      </w:r>
      <w:r w:rsidRPr="004C4483">
        <w:rPr>
          <w:noProof/>
        </w:rPr>
        <w:t>Harley</w:t>
      </w:r>
      <w:r>
        <w:rPr>
          <w:noProof/>
        </w:rPr>
        <w:t xml:space="preserve"> (</w:t>
      </w:r>
      <w:r w:rsidRPr="004C4483">
        <w:rPr>
          <w:noProof/>
        </w:rPr>
        <w:t>1996)</w:t>
      </w:r>
      <w:r>
        <w:fldChar w:fldCharType="end"/>
      </w:r>
      <w:r>
        <w:t xml:space="preserve"> asked 110 American</w:t>
      </w:r>
      <w:r w:rsidR="00271EC0">
        <w:t>, native English speaking</w:t>
      </w:r>
      <w:r>
        <w:t xml:space="preserve"> students to study 20 </w:t>
      </w:r>
      <w:r w:rsidR="00271EC0">
        <w:t>unfamiliar</w:t>
      </w:r>
      <w:r>
        <w:t xml:space="preserve"> French words. First, participants were given a chance to see the French word and the English word together, one by one, for the entire 20 word-pairs. Then, they were trained productively for 10 words and receptively for the other 10 words. In the productive training session, participants </w:t>
      </w:r>
      <w:r>
        <w:lastRenderedPageBreak/>
        <w:t xml:space="preserve">were shown an English word, then they were asked to write down the corresponding French word. After that, they </w:t>
      </w:r>
      <w:r w:rsidR="00271EC0">
        <w:t>were presented</w:t>
      </w:r>
      <w:r>
        <w:t xml:space="preserve"> </w:t>
      </w:r>
      <w:r w:rsidR="00271EC0">
        <w:t xml:space="preserve">with </w:t>
      </w:r>
      <w:r>
        <w:t xml:space="preserve">correct French word for feedback. In the receptive training condition, </w:t>
      </w:r>
      <w:r w:rsidR="00271EC0">
        <w:t>the procedures</w:t>
      </w:r>
      <w:r>
        <w:t xml:space="preserve"> were the same</w:t>
      </w:r>
      <w:r w:rsidR="00271EC0">
        <w:t>,</w:t>
      </w:r>
      <w:r>
        <w:t xml:space="preserve"> except they were shown a French word and wrote down an English word instead. </w:t>
      </w:r>
      <w:r w:rsidR="00E62522">
        <w:t>Immediately after training</w:t>
      </w:r>
      <w:r>
        <w:t xml:space="preserve">, </w:t>
      </w:r>
      <w:r w:rsidR="00E62522">
        <w:t>participants</w:t>
      </w:r>
      <w:r>
        <w:t xml:space="preserve"> were assigned to take either a productive or a receptive posttest immediately after the training session</w:t>
      </w:r>
      <w:ins w:id="2" w:author="Microsoft Office User" w:date="2020-05-08T11:52:00Z">
        <w:r w:rsidR="00271EC0">
          <w:t xml:space="preserve"> (crossed with training type</w:t>
        </w:r>
      </w:ins>
      <w:ins w:id="3" w:author="Microsoft Office User" w:date="2020-05-08T11:53:00Z">
        <w:r w:rsidR="00E62522">
          <w:t>, right</w:t>
        </w:r>
      </w:ins>
      <w:ins w:id="4" w:author="Microsoft Office User" w:date="2020-05-08T11:52:00Z">
        <w:r w:rsidR="00271EC0">
          <w:t>?</w:t>
        </w:r>
      </w:ins>
      <w:ins w:id="5" w:author="Microsoft Office User" w:date="2020-05-08T11:53:00Z">
        <w:r w:rsidR="00271EC0">
          <w:t>)</w:t>
        </w:r>
      </w:ins>
      <w:r>
        <w:t>. The</w:t>
      </w:r>
      <w:r w:rsidR="00E62522">
        <w:t xml:space="preserve"> authors</w:t>
      </w:r>
      <w:r>
        <w:t xml:space="preserve"> found that productive training is more effective than receptive training </w:t>
      </w:r>
      <w:r w:rsidR="00E62522">
        <w:t>on</w:t>
      </w:r>
      <w:r>
        <w:t xml:space="preserve"> a productive posttest, and receptive training is more effective than productive training </w:t>
      </w:r>
      <w:r w:rsidR="00E62522">
        <w:t>on</w:t>
      </w:r>
      <w:r>
        <w:t xml:space="preserve"> a receptive posttest. </w:t>
      </w:r>
    </w:p>
    <w:p w14:paraId="6A1F1EC2" w14:textId="77FD9614" w:rsidR="00E62522" w:rsidRDefault="00E62522" w:rsidP="0020018D">
      <w:pPr>
        <w:ind w:firstLine="720"/>
      </w:pPr>
      <w:r>
        <w:rPr>
          <w:lang w:eastAsia="zh-TW"/>
        </w:rPr>
        <w:t>A limitation</w:t>
      </w:r>
      <w:r w:rsidR="00AA1FB9">
        <w:rPr>
          <w:lang w:eastAsia="zh-TW"/>
        </w:rPr>
        <w:t xml:space="preserve"> </w:t>
      </w:r>
      <w:r>
        <w:rPr>
          <w:lang w:eastAsia="zh-TW"/>
        </w:rPr>
        <w:t xml:space="preserve">of the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vocabulary","type":"article-journal","volume":"17"},"uris":["http://www.mendeley.com/documents/?uuid=7c754309-e397-3d4a-b1a8-97db825d9091"]}],"mendeley":{"formattedCitation":"(Griffin &amp; Harley, 1996)","manualFormatting":"Griffin and Harley (1996)","plainTextFormattedCitation":"(Griffin &amp; Harley, 1996)","previouslyFormattedCitation":"(Griffin &amp; Harley, 1996)"},"properties":{"noteIndex":0},"schema":"https://github.com/citation-style-language/schema/raw/master/csl-citation.json"}</w:instrText>
      </w:r>
      <w:r>
        <w:fldChar w:fldCharType="separate"/>
      </w:r>
      <w:r w:rsidRPr="004C4483">
        <w:rPr>
          <w:noProof/>
        </w:rPr>
        <w:t xml:space="preserve">Griffin </w:t>
      </w:r>
      <w:r>
        <w:rPr>
          <w:noProof/>
        </w:rPr>
        <w:t xml:space="preserve">and </w:t>
      </w:r>
      <w:r w:rsidRPr="004C4483">
        <w:rPr>
          <w:noProof/>
        </w:rPr>
        <w:t>Harley</w:t>
      </w:r>
      <w:r>
        <w:rPr>
          <w:noProof/>
        </w:rPr>
        <w:t xml:space="preserve"> (</w:t>
      </w:r>
      <w:r w:rsidRPr="004C4483">
        <w:rPr>
          <w:noProof/>
        </w:rPr>
        <w:t>1996)</w:t>
      </w:r>
      <w:r>
        <w:fldChar w:fldCharType="end"/>
      </w:r>
      <w:r>
        <w:rPr>
          <w:lang w:eastAsia="zh-TW"/>
        </w:rPr>
        <w:t xml:space="preserve"> study is that</w:t>
      </w:r>
      <w:r w:rsidR="0020018D">
        <w:rPr>
          <w:lang w:eastAsia="zh-TW"/>
        </w:rPr>
        <w:t xml:space="preserve"> few people care about their vocabulary knowledge immediately after the training</w:t>
      </w:r>
      <w:r>
        <w:rPr>
          <w:lang w:eastAsia="zh-TW"/>
        </w:rPr>
        <w:t>. I</w:t>
      </w:r>
      <w:r w:rsidR="0020018D">
        <w:rPr>
          <w:lang w:eastAsia="zh-TW"/>
        </w:rPr>
        <w:t>nstead</w:t>
      </w:r>
      <w:r>
        <w:rPr>
          <w:lang w:eastAsia="zh-TW"/>
        </w:rPr>
        <w:t>,</w:t>
      </w:r>
      <w:r w:rsidR="0020018D">
        <w:rPr>
          <w:lang w:eastAsia="zh-TW"/>
        </w:rPr>
        <w:t xml:space="preserve"> they care more about their vocabulary knowledge several weeks and months after the training. </w:t>
      </w:r>
      <w:proofErr w:type="spellStart"/>
      <w:r w:rsidR="0020018D" w:rsidRPr="004C4483">
        <w:rPr>
          <w:lang w:eastAsia="zh-TW"/>
        </w:rPr>
        <w:t>Mondria</w:t>
      </w:r>
      <w:proofErr w:type="spellEnd"/>
      <w:r w:rsidR="0020018D" w:rsidRPr="004C4483">
        <w:rPr>
          <w:lang w:eastAsia="zh-TW"/>
        </w:rPr>
        <w:t xml:space="preserve"> </w:t>
      </w:r>
      <w:r w:rsidR="0020018D">
        <w:rPr>
          <w:lang w:eastAsia="zh-TW"/>
        </w:rPr>
        <w:t>and</w:t>
      </w:r>
      <w:r w:rsidR="0020018D" w:rsidRPr="004C4483">
        <w:rPr>
          <w:lang w:eastAsia="zh-TW"/>
        </w:rPr>
        <w:t xml:space="preserve"> Wiersma</w:t>
      </w:r>
      <w:r w:rsidR="0020018D">
        <w:rPr>
          <w:lang w:eastAsia="zh-TW"/>
        </w:rPr>
        <w:t xml:space="preserve"> </w:t>
      </w:r>
      <w:r w:rsidR="0020018D" w:rsidRPr="004C4483">
        <w:rPr>
          <w:lang w:eastAsia="zh-TW"/>
        </w:rPr>
        <w:t>(2004</w:t>
      </w:r>
      <w:r w:rsidR="0020018D">
        <w:rPr>
          <w:lang w:eastAsia="zh-TW"/>
        </w:rPr>
        <w:t xml:space="preserve">) addressed this limitation by adding a 2-week delayed posttest. Their result was consistent with </w:t>
      </w:r>
      <w:r w:rsidR="0020018D">
        <w:fldChar w:fldCharType="begin" w:fldLock="1"/>
      </w:r>
      <w:r w:rsidR="0020018D">
        <w:rPr>
          <w:lang w:eastAsia="zh-TW"/>
        </w:rP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vocabulary","type":"article-journal","volume":"17"},"uris":["http://www.mendeley.com/documents/?uuid=7c754309-e397-3d4a-b1a8-97db825d9091"]}],"mendeley":{"formattedCitation":"(Griffin &amp; Harley, 1996)","manualFormatting":"Griffin and Harley (1996)","plainTextFormattedCitation":"(Griffin &amp; Harley, 1996)","previouslyFormattedCitation":"(Griffin &amp; Harley, 1996)"},"properties":{"noteIndex":0},"schema":"https://github.com/citation-style-language/schema/raw/master/csl-citation.json"}</w:instrText>
      </w:r>
      <w:r w:rsidR="0020018D">
        <w:fldChar w:fldCharType="separate"/>
      </w:r>
      <w:r w:rsidR="0020018D" w:rsidRPr="004C4483">
        <w:rPr>
          <w:noProof/>
        </w:rPr>
        <w:t xml:space="preserve">Griffin </w:t>
      </w:r>
      <w:r w:rsidR="0020018D">
        <w:rPr>
          <w:noProof/>
        </w:rPr>
        <w:t>and</w:t>
      </w:r>
      <w:r w:rsidR="0020018D" w:rsidRPr="004C4483">
        <w:rPr>
          <w:noProof/>
        </w:rPr>
        <w:t xml:space="preserve"> Harley</w:t>
      </w:r>
      <w:r w:rsidR="0020018D">
        <w:rPr>
          <w:noProof/>
        </w:rPr>
        <w:t xml:space="preserve"> (</w:t>
      </w:r>
      <w:r w:rsidR="0020018D" w:rsidRPr="004C4483">
        <w:rPr>
          <w:noProof/>
        </w:rPr>
        <w:t>1996)</w:t>
      </w:r>
      <w:r w:rsidR="0020018D">
        <w:fldChar w:fldCharType="end"/>
      </w:r>
      <w:r w:rsidR="0020018D">
        <w:t xml:space="preserve"> except that receptive training is not better than productive training </w:t>
      </w:r>
      <w:r>
        <w:t>o</w:t>
      </w:r>
      <w:r w:rsidR="0020018D">
        <w:t xml:space="preserve">n the 2-week delayed receptive posttest. </w:t>
      </w:r>
    </w:p>
    <w:p w14:paraId="0277E642" w14:textId="32E16D51" w:rsidR="0020018D" w:rsidRPr="005D2A11" w:rsidRDefault="0020018D" w:rsidP="0020018D">
      <w:pPr>
        <w:ind w:firstLine="720"/>
      </w:pPr>
      <w:r>
        <w:t xml:space="preserve">The above pattern of results was shown to be true among participants that are proficient in the second language </w:t>
      </w:r>
      <w:r>
        <w:fldChar w:fldCharType="begin" w:fldLock="1"/>
      </w:r>
      <w:r>
        <w:instrText>ADDIN CSL_CITATION {"citationItems":[{"id":"ITEM-1","itemData":{"DOI":"10.1177/0033688209343854","ISSN":"00336882","abstract":"English as a foreign language students in Japan learned target words in word pairs receptively and productively. Five aspects of vocabulary knowledge - orthography, association, syntax, grammatical functions, and meaning and form - were each measured by receptive and productive tests. The study uses an innovative methodology in that each target word was tested in ten different ways. The results showed that the direction of learning had a significant effect on the type and amount of knowledge gained. Productive learning led to larger gains in both receptive and productive knowledge of orthography, and productive knowledge of meaning, syntax, and grammatical functions. In contrast, receptive learning led to larger gains in receptive knowledge of meaning. The findings suggest that if only one method is used, productive learning of word pairs might be more effective. The effects of each learning task on the different aspects of vocabulary knowledge are discussed in detail. © The Author(s), 2009.","author":[{"dropping-particle":"","family":"Webb","given":"Stuart","non-dropping-particle":"","parse-names":false,"suffix":""}],"container-title":"RELC Journal","id":"ITEM-1","issue":"3","issued":{"date-parts":[["2009","12","7"]]},"page":"360-376","title":"The effects of receptive and productive learning of word pairs on vocabulary knowledge","type":"article-journal","volume":"40"},"uris":["http://www.mendeley.com/documents/?uuid=4e27d749-9a91-35dd-b102-30dcf81a40fe"]},{"id":"ITEM-2","itemData":{"DOI":"10.20806/katejournal.30.0_139","ISSN":"2432-7409","author":[{"dropping-particle":"","family":"Yanagisawa","given":"Akifumi","non-dropping-particle":"","parse-names":false,"suffix":""}],"container-title":"KATE Journal","id":"ITEM-2","issued":{"date-parts":[["2016"]]},"page":"139-152","title":"The Effects of Receptive and Productive Word Retrieval Practice on Second Language Vocabulary Learning","type":"article-journal","volume":"30"},"uris":["http://www.mendeley.com/documents/?uuid=3294977e-9c30-4f19-9a4d-c90e46449c0e"]}],"mendeley":{"formattedCitation":"(Webb, 2009; Yanagisawa, 2016)","plainTextFormattedCitation":"(Webb, 2009; Yanagisawa, 2016)","previouslyFormattedCitation":"(Webb, 2009; Yanagisawa, 2016)"},"properties":{"noteIndex":0},"schema":"https://github.com/citation-style-language/schema/raw/master/csl-citation.json"}</w:instrText>
      </w:r>
      <w:r>
        <w:fldChar w:fldCharType="separate"/>
      </w:r>
      <w:r w:rsidRPr="005D2A11">
        <w:rPr>
          <w:noProof/>
        </w:rPr>
        <w:t>(Webb, 2009; Yanagisawa, 2016)</w:t>
      </w:r>
      <w:r>
        <w:fldChar w:fldCharType="end"/>
      </w:r>
      <w:r>
        <w:t xml:space="preserve">, that are familiar with the second language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-2","issued":{"date-parts":[["2004"]]},"page":"79-100","title":"Receptive, productive, and receptive + productive L2 vocabulary learning: what difference does it make?","type":"chapter"},"uris":["http://www.mendeley.com/documents/?uuid=0e726b7c-27d4-3fb5-ae64-d83e09fbbad1"]}],"mendeley":{"formattedCitation":"(Griffin &amp; Harley, 1996; Mondria &amp; Wiersma, 2004)","plainTextFormattedCitation":"(Griffin &amp; Harley, 1996; Mondria &amp; Wiersma, 2004)","previouslyFormattedCitation":"(Griffin &amp; Harley, 1996; Mondria &amp; Wiersma, 2004)"},"properties":{"noteIndex":0},"schema":"https://github.com/citation-style-language/schema/raw/master/csl-citation.json"}</w:instrText>
      </w:r>
      <w:r>
        <w:fldChar w:fldCharType="separate"/>
      </w:r>
      <w:r w:rsidRPr="004C4483">
        <w:rPr>
          <w:noProof/>
        </w:rPr>
        <w:t>(Griffin &amp; Harley, 1996; Mondria &amp; Wiersma, 2004)</w:t>
      </w:r>
      <w:r>
        <w:fldChar w:fldCharType="end"/>
      </w:r>
      <w:r>
        <w:t xml:space="preserve">, </w:t>
      </w:r>
      <w:r w:rsidR="00E62522">
        <w:t>and</w:t>
      </w:r>
      <w:r>
        <w:t xml:space="preserve"> that </w:t>
      </w:r>
      <w:r w:rsidR="00E62522">
        <w:t xml:space="preserve">have no </w:t>
      </w:r>
      <w:r>
        <w:t xml:space="preserve">prior knowledge of the second language </w:t>
      </w:r>
      <w:r>
        <w:fldChar w:fldCharType="begin" w:fldLock="1"/>
      </w:r>
      <w:r>
        <w:instrText>ADDIN CSL_CITATION {"citationItems":[{"id":"ITEM-1","itemData":{"DOI":"10.1037/h0073293","ISSN":"00220663","abstract":"Fifty paired-associat</w:instrText>
      </w:r>
      <w:r>
        <w:rPr>
          <w:lang w:eastAsia="zh-TW"/>
        </w:rPr>
        <w:instrTex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Psychology","id":"ITEM-1","issue":"6","issued":{"date-parts":[["1929","9"]]},"page":"452-457","title":"An experiment in verbal learning","type":"article-journal","volume":"20"},"uris":["http://www.mendeley.com/documents/?uuid=7ea916e1-1018-35e7-ab78-afeb78ac965c"]}],"mendeley":{"formattedCitation":"(Stoddard, 1929)","plainTextFormattedCitation":"(Stoddard, 1929)","previouslyFormattedCitation":"(Stoddard, 1929)"},"properties":{"noteIndex":0},"schema":"https://github.com/citation-style-language/schema/raw/master/csl-citation.json"}</w:instrText>
      </w:r>
      <w:r>
        <w:fldChar w:fldCharType="separate"/>
      </w:r>
      <w:r w:rsidRPr="004C4483">
        <w:rPr>
          <w:noProof/>
          <w:lang w:eastAsia="zh-TW"/>
        </w:rPr>
        <w:t>(Stoddard, 1929)</w:t>
      </w:r>
      <w:r>
        <w:fldChar w:fldCharType="end"/>
      </w:r>
      <w:r>
        <w:t xml:space="preserve">.  </w:t>
      </w:r>
      <w:r w:rsidR="00E62522">
        <w:t>Virtually all of the above discussed</w:t>
      </w:r>
      <w:r>
        <w:t xml:space="preserve"> result</w:t>
      </w:r>
      <w:r w:rsidR="00E62522">
        <w:t>s</w:t>
      </w:r>
      <w:r>
        <w:t xml:space="preserve"> can be explained by the transfer appropriate processing (TAP) theory which asserts </w:t>
      </w:r>
      <w:r w:rsidR="00E62522">
        <w:t xml:space="preserve">that </w:t>
      </w:r>
      <w:r>
        <w:t>the degree of similarity between training and the posttest determine</w:t>
      </w:r>
      <w:r w:rsidR="00E62522">
        <w:t>s</w:t>
      </w:r>
      <w:r>
        <w:t xml:space="preserve"> </w:t>
      </w:r>
      <w:r w:rsidR="00E62522">
        <w:t xml:space="preserve">performance </w:t>
      </w:r>
      <w:r>
        <w:t>o</w:t>
      </w:r>
      <w:r w:rsidR="00E62522">
        <w:t>n</w:t>
      </w:r>
      <w:r>
        <w:t xml:space="preserve"> the posttest. </w:t>
      </w:r>
      <w:r>
        <w:fldChar w:fldCharType="begin" w:fldLock="1"/>
      </w:r>
      <w:r>
        <w:instrText>ADDIN CSL_CITATION {"citationItems":[{"id":"ITEM-1","itemData":{"DOI":"10.1016/S0022-5371(77)80016-9","ISSN":"00225371","abstract":"Levels of processing were manipulated as a function of acquisition task and type of recognition test in three experiments. Experiment 1 showed that semantic acquisition was superior to rhyme acquisition given a standard recognition test, whereas rhyme acquisition was superior to semantic acquisition given a rhyming recognition test. The former finding supports, while the latter finding contradicts, the levels of processing claim that depth of processing leads to stronger memory traces. Experiment 2 replicated these findings using both immediate and delayed recognition tests. Experiment 3 indicated that these effects were not dependent upon the number of times a rhyme sound was presented during acquisition. Results are interpreted in terms of an alternate framework involving transfer appropriate processing. © 1977 Academic Press, Inc. All rights reserved.","author":[{"dropping-particle":"","family":"Morris","given":"C. Donald","non-dropping-particle":"","parse-names":false,"suffix":""},{"dropping-particle":"","family":"Bransford","given":"John D.","non-dropping-particle":"","parse-names":false,"suffix":""},{"dropping-particle":"","family":"Franks","given":"Jeffery J.","non-dropping-particle":"","parse-names":false,"suffix":""}],"container-title":"Journal of Verbal Learning and Verbal Behavior","id":"ITEM-1","issue":"5","issued":{"date-parts":[["1977"]]},"page":"519-533","title":"Levels of processing versus transfer appropriate processing","type":"article-journal","volume":"16"},"uris":["http://www.mendeley.com/documents/?uuid=3dfae153-5eea-306c-b4f6-dbd4bb074eeb"]}],"mendeley":{"formattedCitation":"(Morris, Bransford, &amp; Franks, 1977)","plainTextFormattedCitation":"(Morris, Bransford, &amp; Franks, 1977)","previouslyFormattedCitation":"(Morris, Bransford, &amp; Franks, 1977)"},"properties":{"noteIndex":0},"schema":"https://github.com/citation-style-language/schema/raw/master/csl-citation.json"}</w:instrText>
      </w:r>
      <w:r>
        <w:fldChar w:fldCharType="separate"/>
      </w:r>
      <w:r w:rsidRPr="00C061D4">
        <w:rPr>
          <w:noProof/>
        </w:rPr>
        <w:t>(Morris, Bransford, &amp; Franks, 1977)</w:t>
      </w:r>
      <w:r>
        <w:fldChar w:fldCharType="end"/>
      </w:r>
      <w:r>
        <w:t>.</w:t>
      </w:r>
    </w:p>
    <w:p w14:paraId="4CC91485" w14:textId="77777777" w:rsidR="0020018D" w:rsidRDefault="0020018D" w:rsidP="0020018D">
      <w:pPr>
        <w:rPr>
          <w:u w:val="single"/>
        </w:rPr>
      </w:pPr>
    </w:p>
    <w:p w14:paraId="5925020B" w14:textId="0D2B9704" w:rsidR="0020018D" w:rsidRDefault="0020018D" w:rsidP="0020018D">
      <w:pPr>
        <w:rPr>
          <w:u w:val="single"/>
        </w:rPr>
      </w:pPr>
      <w:r>
        <w:rPr>
          <w:u w:val="single"/>
        </w:rPr>
        <w:t>Review o</w:t>
      </w:r>
      <w:r w:rsidR="00AA1FB9">
        <w:rPr>
          <w:u w:val="single"/>
        </w:rPr>
        <w:t>f</w:t>
      </w:r>
      <w:r>
        <w:rPr>
          <w:u w:val="single"/>
        </w:rPr>
        <w:t xml:space="preserve"> Vocabulary Learning Strategies with Restudy Control</w:t>
      </w:r>
    </w:p>
    <w:p w14:paraId="7BCC34A9" w14:textId="50736CF5" w:rsidR="0020018D" w:rsidRDefault="0020018D" w:rsidP="0020018D">
      <w:pPr>
        <w:ind w:firstLine="720"/>
      </w:pPr>
      <w:r>
        <w:lastRenderedPageBreak/>
        <w:t xml:space="preserve">In the aforementioned studies that examined the effectiveness vocabulary learning strategy, </w:t>
      </w:r>
      <w:r w:rsidR="00F5086D">
        <w:t xml:space="preserve">it was </w:t>
      </w:r>
      <w:r>
        <w:t xml:space="preserve">also argued that training receptively (or productively) led to a substantial amount of productive knowledge (or receptive knowledge).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vocabulary","type":"article-journal","volume":"17"},"uris":["http://www.mendeley.com/documents/?uuid=7c754309-e397-3d4a-b1a8-97db825d9091"]},{"id":"ITEM-2","itemData":{"DOI":"10.1037/h0073293","ISSN":"00220663","abstract":"Fifty paired-associates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Psychology","id":"ITEM-2","issue":"6","issued":{"date-parts":[["1929","9"]]},"page":"452-457","title":"An experiment in verbal learning","type":"article-journal","volume":"20"},"uris":["http://www.mendeley.com/documents/?uuid=7ea916e1-1018-35e7-ab78-afeb78ac965c"]},{"id":"ITEM-3","itemData":{"DOI":"10.1075/lllt.10.08mon","abstract":"This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-3","issued":{"date-parts":[["2004"]]},"page":"79-100","title":"Receptive, productive, and receptive + productive L2 vocabulary learning: what difference does it make?","type":"chapter"},"uris":["http://www.mendeley.com/documents/?uuid=0e726b7c-27d4-3fb5-ae64-d83e09fbbad1"]}],"mendeley":{"formattedCitation":"(Griffin &amp; Harley, 1996; Mondria &amp; Wiersma, 2004; Stoddard, 1929)","plainTextFormattedCitation":"(Griffin &amp; Harley, 1996; Mondria &amp; Wiersma, 2004; Stoddard, 1929)","previouslyFormattedCitation":"(Griffin &amp; Harley, 1996; Mondria &amp; Wiersma, 2004; Stoddard, 1929)"},"properties":{"noteIndex":0},"schema":"https://github.com/citation-style-language/schema/raw/master/csl-citation.json"}</w:instrText>
      </w:r>
      <w:r>
        <w:fldChar w:fldCharType="separate"/>
      </w:r>
      <w:r w:rsidRPr="000D7632">
        <w:rPr>
          <w:noProof/>
        </w:rPr>
        <w:t>(Griffin &amp; Harley, 1996; Mondria &amp; Wiersma, 2004; Stoddard, 1929)</w:t>
      </w:r>
      <w:r>
        <w:fldChar w:fldCharType="end"/>
      </w:r>
      <w:r>
        <w:t xml:space="preserve">. Their argument was based on the finding that people were able to recall some target words when they trained receptively but tested productively, or vice versa. Since </w:t>
      </w:r>
      <w:r w:rsidR="000F449F">
        <w:t xml:space="preserve">the participants </w:t>
      </w:r>
      <w:r>
        <w:t>d</w:t>
      </w:r>
      <w:r w:rsidR="000F449F">
        <w:t>id</w:t>
      </w:r>
      <w:r>
        <w:t xml:space="preserve"> not know any of the target words prior to the study, any knowledge of the target word must come from the training itself. However, their evidence is not sufficient to support that argument since it is possible the mere exposure to the L1-L2 pair, instead of training, made participants learned the words. Therefore, it is necessary compare the training condition with a restudy control to determine whether their argument is correct or not. </w:t>
      </w:r>
    </w:p>
    <w:p w14:paraId="640D4156" w14:textId="18450996" w:rsidR="0020018D" w:rsidRDefault="0020018D" w:rsidP="0020018D">
      <w:pPr>
        <w:ind w:firstLine="720"/>
      </w:pPr>
      <w:r>
        <w:fldChar w:fldCharType="begin" w:fldLock="1"/>
      </w:r>
      <w:r>
        <w:instrText>ADDIN CSL_CITATION {"citationItems":[{"id":"ITEM-1","itemData":{"DOI":"10.20806/katejournal.30.0_139","ISSN":"2432-7409","author":[{"dropping-particle":"","family":"Yanagisawa","given":"Akifumi","non-dropping-particle":"","parse-names":false,"suffix":""}],"container-title":"KATE Journal","id":"ITEM-1","issued":{"date-parts":[["2016"]]},"page":"139-152","title":"The Effects of Receptive and Productive Word Retrieval Practice on Second Language Vocabulary Learning","type":"article-journal","volume":"30"},"uris":["http://www.mendeley.com/documents/?uuid=3294977e-9c30-4f19-9a4d-c90e46449c0e"]}],"mendeley":{"formattedCitation":"(Yanagisawa, 2016)","manualFormatting":"Yanagisawa (2016)","plainTextFormattedCitation":"(Yanagisawa, 2016)","previouslyFormattedCitation":"(Yanagisawa, 2016)"},"properties":{"noteIndex":0},"schema":"https://github.com/citation-style-language/schema/raw/master/csl-citation.json"}</w:instrText>
      </w:r>
      <w:r>
        <w:fldChar w:fldCharType="separate"/>
      </w:r>
      <w:r w:rsidRPr="000D7632">
        <w:rPr>
          <w:noProof/>
        </w:rPr>
        <w:t>Yanagisawa (2016)</w:t>
      </w:r>
      <w:r>
        <w:fldChar w:fldCharType="end"/>
      </w:r>
      <w:r>
        <w:t xml:space="preserve"> addressed this limitation by adding a restudy control condition. In </w:t>
      </w:r>
      <w:r w:rsidR="000F449F">
        <w:t xml:space="preserve">their </w:t>
      </w:r>
      <w:r>
        <w:t xml:space="preserve">study, 18 Japanese undergraduate students learned 24 English words. They learned 8 words productively, 8 words receptively, and 8 words by restudy. In the receptive training condition, participants were shown the English words and asked to recall the corresponding Japanese meaning. After that, the correct Japanese translation were presented on screen, and participants were asked to self-record whether they were correct in their recall. In the productive training condition, the procedure </w:t>
      </w:r>
      <w:r w:rsidR="000F449F">
        <w:t>was</w:t>
      </w:r>
      <w:r>
        <w:t xml:space="preserve"> the same as the receptive training condition</w:t>
      </w:r>
      <w:r w:rsidR="000F449F">
        <w:t>,</w:t>
      </w:r>
      <w:r>
        <w:t xml:space="preserve"> except </w:t>
      </w:r>
      <w:r w:rsidR="000F449F">
        <w:t xml:space="preserve">that </w:t>
      </w:r>
      <w:r>
        <w:t xml:space="preserve">they were asked to recall the Japanese translation when English words were shown. In the </w:t>
      </w:r>
      <w:r w:rsidR="00145FF5">
        <w:t>restudy</w:t>
      </w:r>
      <w:r>
        <w:t xml:space="preserve"> condition, participants were shown the Japanese and English words simultaneously. </w:t>
      </w:r>
      <w:r w:rsidR="000F449F">
        <w:t>Both immediately following training and after a 2-week delay</w:t>
      </w:r>
      <w:r>
        <w:t xml:space="preserve">, </w:t>
      </w:r>
      <w:r w:rsidR="000F449F">
        <w:t xml:space="preserve">each </w:t>
      </w:r>
      <w:r>
        <w:t>participant t</w:t>
      </w:r>
      <w:r w:rsidR="000F449F">
        <w:t>ook both</w:t>
      </w:r>
      <w:r>
        <w:t xml:space="preserve"> a productive and a receptive posttest</w:t>
      </w:r>
      <w:r w:rsidR="000F449F">
        <w:t xml:space="preserve">. </w:t>
      </w:r>
      <w:r>
        <w:t xml:space="preserve">The format of the posttest was identical to the practice test used in training except feedback is not provided, and the order of the posttest </w:t>
      </w:r>
      <w:r w:rsidR="000F449F">
        <w:t>was</w:t>
      </w:r>
      <w:r>
        <w:t xml:space="preserve"> counterbalanced. </w:t>
      </w:r>
    </w:p>
    <w:p w14:paraId="6B906984" w14:textId="359C6DAC" w:rsidR="0020018D" w:rsidRDefault="00540D25" w:rsidP="0020018D">
      <w:pPr>
        <w:ind w:firstLine="720"/>
      </w:pPr>
      <w:r>
        <w:lastRenderedPageBreak/>
        <w:fldChar w:fldCharType="begin" w:fldLock="1"/>
      </w:r>
      <w:r>
        <w:instrText>ADDIN CSL_CITATION {"citationItems":[{"id":"ITEM-1","itemData":{"DOI":"10.20806/katejournal.30.0_139","ISSN":"2432-7409","author":[{"dropping-particle":"","family":"Yanagisawa","given":"Akifumi","non-dropping-particle":"","parse-names":false,"suffix":""}],"container-title":"KATE Journal","id":"ITEM-1","issued":{"date-parts":[["2016"]]},"page":"139-152","title":"The Effects of Receptive and Productive Word Retrieval Practice on Second Language Vocabulary Learning","type":"article-journal","volume":"30"},"uris":["http://www.mendeley.com/documents/?uuid=3294977e-9c30-4f19-9a4d-c90e46449c0e"]}],"mendeley":{"formattedCitation":"(Yanagisawa, 2016)","manualFormatting":"Yanagisawa (2016)","plainTextFormattedCitation":"(Yanagisawa, 2016)","previouslyFormattedCitation":"(Yanagisawa, 2016)"},"properties":{"noteIndex":0},"schema":"https://github.com/citation-style-language/schema/raw/master/csl-citation.json"}</w:instrText>
      </w:r>
      <w:r>
        <w:fldChar w:fldCharType="separate"/>
      </w:r>
      <w:r w:rsidRPr="000D7632">
        <w:rPr>
          <w:noProof/>
        </w:rPr>
        <w:t>Yanagisawa</w:t>
      </w:r>
      <w:r>
        <w:rPr>
          <w:noProof/>
        </w:rPr>
        <w:t>'s</w:t>
      </w:r>
      <w:r w:rsidRPr="000D7632">
        <w:rPr>
          <w:noProof/>
        </w:rPr>
        <w:t xml:space="preserve"> (2016)</w:t>
      </w:r>
      <w:r>
        <w:fldChar w:fldCharType="end"/>
      </w:r>
      <w:r w:rsidR="0020018D">
        <w:t xml:space="preserve"> findings on productive and receptive training were same as prior studies (e.g. </w:t>
      </w:r>
      <w:r w:rsidR="0020018D">
        <w:fldChar w:fldCharType="begin" w:fldLock="1"/>
      </w:r>
      <w:r w:rsidR="0020018D">
        <w:instrText>ADDIN CSL_CITATION {"citationItems":[{"id":"ITEM-1","itemData":{"DOI":"10.1075/lllt.10.08mon","abstract":"This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-1","issued":{"date-parts":[["2004"]]},"page":"79-100","title":"Receptive, productive, and receptive + productive L2 vocabulary learning: what difference does it make?","type":"chapter"},"uris":["http://www.mendeley.com/documents/?uuid=0e726b7c-27d4-3fb5-ae64-d83e09fbbad1"]}],"mendeley":{"formattedCitation":"(Mondria &amp; Wiersma, 2004)","manualFormatting":"Mondria &amp; Wiersma, 2004)","plainTextFormattedCitation":"(Mondria &amp; Wiersma, 2004)","previouslyFormattedCitation":"(Mondria &amp; Wiersma, 2004)"},"properties":{"noteIndex":0},"schema":"https://github.com/citation-style-language/schema/raw/master/csl-citation.json"}</w:instrText>
      </w:r>
      <w:r w:rsidR="0020018D">
        <w:fldChar w:fldCharType="separate"/>
      </w:r>
      <w:r w:rsidR="0020018D" w:rsidRPr="000D7632">
        <w:rPr>
          <w:noProof/>
        </w:rPr>
        <w:t>Mondria &amp; Wiersma</w:t>
      </w:r>
      <w:r w:rsidR="0020018D">
        <w:rPr>
          <w:noProof/>
        </w:rPr>
        <w:t xml:space="preserve">, </w:t>
      </w:r>
      <w:r w:rsidR="0020018D" w:rsidRPr="000D7632">
        <w:rPr>
          <w:noProof/>
        </w:rPr>
        <w:t>2004)</w:t>
      </w:r>
      <w:r w:rsidR="0020018D">
        <w:fldChar w:fldCharType="end"/>
      </w:r>
      <w:r w:rsidR="0020018D">
        <w:t xml:space="preserve"> except they found that training receptively is not different from training productively at an immediate receptive posttest. In addition, they found that both the productive training and the receptive training is better than the restudy control in both the immediate and the delayed receptive posttest. In the productive posttest, they found that the productive training is better than the receptive training in the immediate posttest, but the difference was no longer significant in the 2-weeks delayed productive posttest.</w:t>
      </w:r>
    </w:p>
    <w:p w14:paraId="1E2CCEA9" w14:textId="6C3945A5" w:rsidR="0020018D" w:rsidRDefault="0020018D" w:rsidP="00145FF5">
      <w:pPr>
        <w:ind w:firstLine="720"/>
      </w:pPr>
      <w:r>
        <w:t xml:space="preserve"> There are several limitations of this study. First,</w:t>
      </w:r>
      <w:r w:rsidR="007C01FE">
        <w:t xml:space="preserve"> on the</w:t>
      </w:r>
      <w:r>
        <w:t xml:space="preserve"> </w:t>
      </w:r>
      <w:r w:rsidR="00145FF5">
        <w:t>posttests,</w:t>
      </w:r>
      <w:r>
        <w:t xml:space="preserve"> participants </w:t>
      </w:r>
      <w:r w:rsidR="007C01FE">
        <w:t xml:space="preserve">were asked </w:t>
      </w:r>
      <w:r>
        <w:t>to self-report whether they successfully recall the word</w:t>
      </w:r>
      <w:r w:rsidR="007C01FE">
        <w:t>,</w:t>
      </w:r>
      <w:r>
        <w:t xml:space="preserve"> which is not an objective measurement of participants’ vocabulary knowledge. The second limitation is that </w:t>
      </w:r>
      <w:r w:rsidR="007C01FE">
        <w:t xml:space="preserve">all </w:t>
      </w:r>
      <w:r>
        <w:t>participants t</w:t>
      </w:r>
      <w:r w:rsidR="007C01FE">
        <w:t>ook</w:t>
      </w:r>
      <w:r>
        <w:t xml:space="preserve"> both </w:t>
      </w:r>
      <w:r w:rsidR="007C01FE">
        <w:t xml:space="preserve">the </w:t>
      </w:r>
      <w:r>
        <w:t>receptive and productive posttest</w:t>
      </w:r>
      <w:r w:rsidR="00145FF5">
        <w:t xml:space="preserve"> using the same item</w:t>
      </w:r>
      <w:r>
        <w:t xml:space="preserve">. Although the order of the posttest is counterbalanced, they did not investigate, or at least did not report, whether there is an order effect. For example, </w:t>
      </w:r>
      <w:r w:rsidR="007C01FE">
        <w:t xml:space="preserve">for </w:t>
      </w:r>
      <w:r>
        <w:t xml:space="preserve">participants </w:t>
      </w:r>
      <w:r w:rsidR="007C01FE">
        <w:t>who took</w:t>
      </w:r>
      <w:r>
        <w:t xml:space="preserve"> </w:t>
      </w:r>
      <w:r w:rsidR="007C01FE">
        <w:t>the</w:t>
      </w:r>
      <w:r>
        <w:t xml:space="preserve"> </w:t>
      </w:r>
      <w:r w:rsidR="00145FF5">
        <w:t>productive</w:t>
      </w:r>
      <w:r>
        <w:t xml:space="preserve"> posttest first, then their performance in the </w:t>
      </w:r>
      <w:r w:rsidR="00145FF5">
        <w:t>receptive</w:t>
      </w:r>
      <w:r>
        <w:t xml:space="preserve"> posttest </w:t>
      </w:r>
      <w:r w:rsidR="007C01FE">
        <w:t>may</w:t>
      </w:r>
      <w:r>
        <w:t xml:space="preserve"> be inflated</w:t>
      </w:r>
      <w:r w:rsidR="006B02F1">
        <w:t xml:space="preserve">, </w:t>
      </w:r>
      <w:r w:rsidR="007C01FE">
        <w:t>due to learning that may have tak</w:t>
      </w:r>
      <w:r w:rsidR="006B02F1">
        <w:t>en</w:t>
      </w:r>
      <w:r w:rsidR="007C01FE">
        <w:t xml:space="preserve"> place on the </w:t>
      </w:r>
      <w:r w:rsidR="00145FF5">
        <w:t>productive</w:t>
      </w:r>
      <w:r w:rsidR="006B02F1">
        <w:t xml:space="preserve"> test</w:t>
      </w:r>
      <w:r>
        <w:t>.</w:t>
      </w:r>
      <w:r w:rsidR="00145FF5">
        <w:t xml:space="preserve"> </w:t>
      </w:r>
      <w:r>
        <w:t xml:space="preserve">Receptive posttest is particularly vulnerable </w:t>
      </w:r>
      <w:r w:rsidR="00082255">
        <w:t xml:space="preserve">to that effect </w:t>
      </w:r>
      <w:r>
        <w:t>consider</w:t>
      </w:r>
      <w:r w:rsidR="00082255">
        <w:t>ing the</w:t>
      </w:r>
      <w:r>
        <w:t xml:space="preserve"> prior literature </w:t>
      </w:r>
      <w:r w:rsidR="00082255">
        <w:t xml:space="preserve">which </w:t>
      </w:r>
      <w:r>
        <w:t xml:space="preserve">showed that receptive posttest is easier than productive posttest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vocabulary","type":"article-journal","volume":"17"},"uris":["http://www.mendeley.com/documents/?uuid=7c754309-e397-3d4a-b1a8-97db825d9091"]},{"id":"ITEM-2","itemData":{"DOI":"10.1037/h0073293","ISSN":"00220663","abstract":"Fifty paired-associates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Psychology","id":"ITEM-2","issue":"6","issued":{"date-parts":[["1929","9"]]},"page":"452-457","title":"An experiment in verbal learning","type":"article-journal","volume":"20"},"uris":["http://www.mendeley.com/documents/?uuid=7ea916e1-1018-35e7-ab78-afeb78ac965c"]},{"id":"ITEM-3","itemData":{"author":[{"dropping-particle":"","family":"Waring","given":"Rob","non-dropping-particle":"","parse-names":false,"suffix":""}],"container-title":"Studies in Foreign Languages and Literature","id":"ITEM-3","issue":"1","issued":{"date-parts":[["1997"]]},"page":"94-114","title":"A study of receptive and productive learning from word cards","type":"article-journal","volume":"21"},"uris":["http://www.mendeley.com/documents/?uuid=7e3fa3f6-51eb-47d5-8ded-11064a588850"]}],"mendeley":{"formattedCitation":"(Griffin &amp; Harley, 1996; Stoddard, 1929; Waring, 1997)","plainTextFormattedCitation":"(Griffin &amp; Harley, 1996; Stoddard, 1929; Waring, 1997)","previouslyFormattedCitation":"(Griffin &amp; Harley, 1996; Stoddard, 1929; Waring, 1997)"},"properties":{"noteIndex":0},"schema":"https://github.com/citation-style-language/schema/raw/master/csl-citation.json"}</w:instrText>
      </w:r>
      <w:r>
        <w:fldChar w:fldCharType="separate"/>
      </w:r>
      <w:r w:rsidRPr="000D7632">
        <w:rPr>
          <w:noProof/>
        </w:rPr>
        <w:t xml:space="preserve">(Griffin &amp; Harley, 1996; Stoddard, 1929; </w:t>
      </w:r>
      <w:bookmarkStart w:id="6" w:name="OLE_LINK21"/>
      <w:bookmarkStart w:id="7" w:name="OLE_LINK22"/>
      <w:r w:rsidRPr="000D7632">
        <w:rPr>
          <w:noProof/>
        </w:rPr>
        <w:t>Waring, 1997</w:t>
      </w:r>
      <w:bookmarkEnd w:id="6"/>
      <w:bookmarkEnd w:id="7"/>
      <w:r w:rsidRPr="000D7632">
        <w:rPr>
          <w:noProof/>
        </w:rPr>
        <w:t>)</w:t>
      </w:r>
      <w:r>
        <w:fldChar w:fldCharType="end"/>
      </w:r>
      <w:r>
        <w:t>. In the present study, we will improve</w:t>
      </w:r>
      <w:r w:rsidR="00082255">
        <w:t xml:space="preserve"> on the prior work</w:t>
      </w:r>
      <w:r>
        <w:t xml:space="preserve"> by making the posttest condition a between-subject factor instead of a within-subject factor. The third limitation is that the words that participants learned in the restudy condition were tested in an immediate posttest and a delayed posttest. Since the posttest can </w:t>
      </w:r>
      <w:r w:rsidR="00082255">
        <w:t>be a learning event</w:t>
      </w:r>
      <w:r>
        <w:t xml:space="preserve">, the delayed posttest </w:t>
      </w:r>
      <w:r w:rsidR="00082255">
        <w:t>is unlikely to be a pure measure of relative learning in the training conditions</w:t>
      </w:r>
      <w:r>
        <w:t xml:space="preserve">. Therefore, in the present study, </w:t>
      </w:r>
      <w:r w:rsidR="00082255">
        <w:t>we</w:t>
      </w:r>
      <w:r>
        <w:t xml:space="preserve"> </w:t>
      </w:r>
      <w:r w:rsidR="00145FF5">
        <w:t>administered</w:t>
      </w:r>
      <w:r>
        <w:t xml:space="preserve"> </w:t>
      </w:r>
      <w:r w:rsidR="00082255">
        <w:t xml:space="preserve">only </w:t>
      </w:r>
      <w:r>
        <w:t xml:space="preserve">a </w:t>
      </w:r>
      <w:r w:rsidR="00145FF5">
        <w:t>2-days</w:t>
      </w:r>
      <w:r>
        <w:t xml:space="preserve"> delayed posttest. Fourth, </w:t>
      </w:r>
      <w:r w:rsidR="00082255">
        <w:t>their sample of</w:t>
      </w:r>
      <w:r>
        <w:t xml:space="preserve"> 18 participants which is relatively small compared to other studies </w:t>
      </w:r>
      <w:r>
        <w:lastRenderedPageBreak/>
        <w:t>(</w:t>
      </w:r>
      <w:proofErr w:type="spellStart"/>
      <w:r>
        <w:t>Mondria</w:t>
      </w:r>
      <w:proofErr w:type="spellEnd"/>
      <w:r>
        <w:t xml:space="preserve"> &amp; Wiersma (2004) </w:t>
      </w:r>
      <w:r w:rsidR="00082255">
        <w:t>had</w:t>
      </w:r>
      <w:r>
        <w:t xml:space="preserve"> 198 participants; Stoddard (1929) ha</w:t>
      </w:r>
      <w:r w:rsidR="00082255">
        <w:t>d</w:t>
      </w:r>
      <w:r>
        <w:t xml:space="preserve"> 328 participants; Griffin &amp; Harley (1996) ha</w:t>
      </w:r>
      <w:r w:rsidR="00082255">
        <w:t>s</w:t>
      </w:r>
      <w:r>
        <w:t xml:space="preserve"> 110 participants), </w:t>
      </w:r>
      <w:r w:rsidR="00082255">
        <w:t>raising the possibility of low statistical power.</w:t>
      </w:r>
    </w:p>
    <w:p w14:paraId="3800FDD7" w14:textId="77777777" w:rsidR="0020018D" w:rsidRPr="0063696C" w:rsidRDefault="0020018D" w:rsidP="0020018D">
      <w:pPr>
        <w:ind w:firstLine="720"/>
      </w:pPr>
    </w:p>
    <w:p w14:paraId="1916EFC8" w14:textId="6B47F673" w:rsidR="0020018D" w:rsidRPr="00883EDF" w:rsidRDefault="0020018D" w:rsidP="0020018D">
      <w:pPr>
        <w:rPr>
          <w:u w:val="single"/>
        </w:rPr>
      </w:pPr>
      <w:r w:rsidRPr="00883EDF">
        <w:rPr>
          <w:u w:val="single"/>
        </w:rPr>
        <w:t>Review o</w:t>
      </w:r>
      <w:r w:rsidR="00C91A59">
        <w:rPr>
          <w:u w:val="single"/>
        </w:rPr>
        <w:t>f</w:t>
      </w:r>
      <w:r w:rsidRPr="00883EDF">
        <w:rPr>
          <w:u w:val="single"/>
        </w:rPr>
        <w:t xml:space="preserve"> Efficiency </w:t>
      </w:r>
    </w:p>
    <w:p w14:paraId="1FF99ADC" w14:textId="7521ECAC" w:rsidR="0020018D" w:rsidRPr="00061069" w:rsidRDefault="0020018D" w:rsidP="0020018D">
      <w:pPr>
        <w:ind w:firstLine="720"/>
      </w:pPr>
      <w:r>
        <w:t xml:space="preserve">All of the aforementioned studies share </w:t>
      </w:r>
      <w:r w:rsidR="00683D28">
        <w:t>the</w:t>
      </w:r>
      <w:r>
        <w:t xml:space="preserve"> </w:t>
      </w:r>
      <w:r w:rsidR="00683D28">
        <w:t xml:space="preserve">potential </w:t>
      </w:r>
      <w:r>
        <w:t xml:space="preserve">limitation </w:t>
      </w:r>
      <w:r w:rsidR="00683D28">
        <w:t>that time per trial and per condition during training was equated</w:t>
      </w:r>
      <w:r>
        <w:t xml:space="preserve">. </w:t>
      </w:r>
      <w:r w:rsidR="00683D28">
        <w:t xml:space="preserve">Although that approach appears to be sensible, it may result in biased conclusions due to hidden differences in </w:t>
      </w:r>
      <w:r w:rsidR="00AC0357">
        <w:t xml:space="preserve">effective </w:t>
      </w:r>
      <w:r w:rsidR="00683D28">
        <w:t xml:space="preserve">time on task across conditions. </w:t>
      </w:r>
      <w:r>
        <w:t xml:space="preserve">For example, some studies require participants to spend 10 seconds on each </w:t>
      </w:r>
      <w:r w:rsidR="00AC0357">
        <w:t xml:space="preserve">translation pair. </w:t>
      </w:r>
      <w:r>
        <w:t xml:space="preserve"> However, in real-life learning, people do not have that constraint on the time that they can spent on learning.</w:t>
      </w:r>
      <w:r w:rsidR="00AC0357">
        <w:t xml:space="preserve"> Efficient learning per trial may require more time for some translation pairs and less time on others. </w:t>
      </w:r>
      <w:r>
        <w:t xml:space="preserve">Additionally, we hypothesized the benefit of receptive training may be inadvertently inflated due to the time constraint. Prior studies found that people spend less time in receptive training session </w:t>
      </w:r>
      <w:r>
        <w:fldChar w:fldCharType="begin" w:fldLock="1"/>
      </w:r>
      <w:r>
        <w:instrText>ADDIN CSL_CITATION {"citationItems":[{"id":"ITEM-1","itemData":{"DOI":"10.1177/0033688209343854","ISSN":"00336882","abstract":"English as a foreign language students in Japan learned target words in word pairs receptively and productively. Five aspects of vocabulary knowledge - orthography, association, syntax, grammatical functions, and meaning and form - were each measured by receptive and productive tests. The study uses an innovative methodology in that each target word was tested in ten different ways. The results showed that the direction of learning had a significant effect on the type and amount of knowledge gained. Productive learning led to larger gains in both receptive and productive knowledge of orthography, and productive knowledge of meaning, syntax, and grammatical functions. In contrast, receptive learning led to larger gains in receptive knowledge of meaning. The findings suggest that if only one method is used, productive learning of word pairs might be more effective. The effects of each learning task on the different aspects of vocabulary knowledge are discussed in detail. © The Author(s), 2009.","author":[{"dropping-particle":"","family":"Webb","given":"Stuart","non-dropping-particle":"","parse-names":false,"suffix":""}],"container-title":"RELC Journal","id":"ITEM-1","issue":"3","issued":{"date-parts":[["2009","12","7"]]},"page":"360-376","title":"The effects of receptive and productive learning of word pairs on vocabulary knowledge","type":"article-journal","volume":"40"},"uris":["http://www.mendeley.com/documents/?uuid=4e27d749-9a91-35dd-b102-30dcf81a40fe"]},{"id":"ITEM-2","itemData":{"author":[{"dropping-particle":"","family":"Waring","given":"Rob","non-dropping-particle":"","parse-names":false,"suffix":""}],"container-title":"Studies in Foreign Languages and Literature","id":"ITEM-2","issue":"1","issued":{"date-parts":[["1997"]]},"page":"94-114","title":"A study of receptive and productive learning from word cards","type":"article-journal","volume":"21"},"uris":["http://www.mendeley.com/documents/?uuid=7e3fa3f6-51eb-47d5-8ded-11064a588850"]}],"mendeley":{"formattedCitation":"(Waring, 1997; Webb, 2009)","plainTextFormattedCitation":"(Waring, 1997; Webb, 2009)","previouslyFormattedCitation":"(Waring, 1997; Webb, 2009)"},"properties":{"noteIndex":0},"schema":"https://github.com/citation-style-language/schema/raw/master/csl-citation.json"}</w:instrText>
      </w:r>
      <w:r>
        <w:fldChar w:fldCharType="separate"/>
      </w:r>
      <w:r w:rsidRPr="00EA7F9C">
        <w:rPr>
          <w:noProof/>
        </w:rPr>
        <w:t>(Waring, 1997; Webb, 2009)</w:t>
      </w:r>
      <w:r>
        <w:fldChar w:fldCharType="end"/>
      </w:r>
      <w:r>
        <w:t xml:space="preserve">. Therefore, in the receptive training, people can use the leftover time to strengthen their memory using other memory technique, such as creating mnemonics, after completing the training itself. This hypothesis is supported by the result of </w:t>
      </w:r>
      <w:r>
        <w:fldChar w:fldCharType="begin" w:fldLock="1"/>
      </w:r>
      <w:r>
        <w:instrText>ADDIN CSL_CITATION {"citationItems":[{"id":"ITEM-1","itemData":{"DOI":"10.1017/S0272263105050023","ISSN":"02722631","abstract":"This study investigates the effects of receptive and productive vocabulary learning on word knowledge. Japanese students studying English as a foreign language learned target words in three glossed sentences and in a sentence production task in two experiments. Five aspects of vocabulary knowledge - orthography, syntax, association, grammatical functions, and meaning and form - were each measured by receptive and productive tests. The study uses an innovative methodology in that each target word was tested in 10 different ways. The first experiment showed that, when the same amount of time was spent on both tasks, the reading task was superior. The second experiment showed that, when the allotted time on tasks depends on the amount of time needed for completion, with the writing task requiring more time, the writing task was more effective. If the second experiment represents authentic learning, then a stronger argument can be made to use productive vocabulary learning tasks over receptive tasks. © 2005 Cambridge University Press.","author":[{"dropping-particle":"","family":"Webb","given":"Stuart","non-dropping-particle":"","parse-names":false,"suffix":""}],"container-title":"Studies in Second Language Acquisition","id":"ITEM-1","issue":"1","issued":{"date-parts":[["2005","3"]]},"page":"33-52","title":"Receptive and productive vocabulary learning: The effects of reading and writing on word knowledge","type":"article-journal","volume":"27"},"uris":["http://www.mendeley.com/documents/?uuid=26a79798-05d1-37a6-a8d7-8cdc53b8509a"]}],"mendeley":{"formattedCitation":"(Webb, 2005)","manualFormatting":"Webb (2005)","plainTextFormattedCitation":"(Webb, 2005)","previouslyFormattedCitation":"(Webb, 2005)"},"properties":{"noteIndex":0},"schema":"https://github.com/citation-style-language/schema/raw/master/csl-citation.json"}</w:instrText>
      </w:r>
      <w:r>
        <w:fldChar w:fldCharType="separate"/>
      </w:r>
      <w:bookmarkStart w:id="8" w:name="OLE_LINK4"/>
      <w:bookmarkStart w:id="9" w:name="OLE_LINK3"/>
      <w:r w:rsidRPr="00883EDF">
        <w:rPr>
          <w:noProof/>
        </w:rPr>
        <w:t>Webb (2005</w:t>
      </w:r>
      <w:bookmarkEnd w:id="8"/>
      <w:bookmarkEnd w:id="9"/>
      <w:r w:rsidRPr="00883EDF">
        <w:rPr>
          <w:noProof/>
        </w:rPr>
        <w:t>)</w:t>
      </w:r>
      <w:r>
        <w:fldChar w:fldCharType="end"/>
      </w:r>
      <w:r>
        <w:t xml:space="preserve">. </w:t>
      </w:r>
      <w:r w:rsidR="00326AA2">
        <w:t xml:space="preserve">He </w:t>
      </w:r>
      <w:r>
        <w:t xml:space="preserve">asked Japanese students to study novel English terms by a reading or a writing task. In the reading task, participants </w:t>
      </w:r>
      <w:r w:rsidR="00DD35C3">
        <w:t>we</w:t>
      </w:r>
      <w:r>
        <w:t xml:space="preserve">re shown the target English word, the corresponding Japanese translation, and three example sentences based on the target word. In the writing task, participants </w:t>
      </w:r>
      <w:r w:rsidR="00DD35C3">
        <w:t>we</w:t>
      </w:r>
      <w:r>
        <w:t xml:space="preserve">re asked to generate a new sentence with the target English word and the corresponding Japanese translation shown on screen. </w:t>
      </w:r>
      <w:r w:rsidR="00DD35C3">
        <w:t>P</w:t>
      </w:r>
      <w:r>
        <w:t>articipan</w:t>
      </w:r>
      <w:r w:rsidR="00DD35C3">
        <w:t>t</w:t>
      </w:r>
      <w:r>
        <w:t xml:space="preserve"> knowledge </w:t>
      </w:r>
      <w:r w:rsidR="00DD35C3">
        <w:t xml:space="preserve">was assessed </w:t>
      </w:r>
      <w:r>
        <w:t xml:space="preserve">using many measurements, and the most relevant </w:t>
      </w:r>
      <w:r w:rsidR="008C04B9">
        <w:t>experimental design</w:t>
      </w:r>
      <w:r>
        <w:t xml:space="preserve"> </w:t>
      </w:r>
      <w:r w:rsidR="00DD35C3">
        <w:t>was</w:t>
      </w:r>
      <w:r>
        <w:t xml:space="preserve"> that they asked the participants to produce the L2 term given the L1 translatio</w:t>
      </w:r>
      <w:r w:rsidR="008C04B9">
        <w:t>n</w:t>
      </w:r>
      <w:r>
        <w:t xml:space="preserve">, and vice versa. In experiment 1, participants were required to spend 12 minutes on the training session. The result of experiment </w:t>
      </w:r>
      <w:r>
        <w:lastRenderedPageBreak/>
        <w:t>1 show</w:t>
      </w:r>
      <w:r w:rsidR="00DD35C3">
        <w:t>ed</w:t>
      </w:r>
      <w:r>
        <w:t xml:space="preserve"> </w:t>
      </w:r>
      <w:r w:rsidR="00DD35C3">
        <w:t xml:space="preserve">that </w:t>
      </w:r>
      <w:r>
        <w:t xml:space="preserve">reading </w:t>
      </w:r>
      <w:r w:rsidR="00DD35C3">
        <w:t>was</w:t>
      </w:r>
      <w:r>
        <w:t xml:space="preserve"> better than writing across all measurements. In the discussion of experiment 1, they made the same argument as we did regarding the benefit of reading task can be inflated due to the possibility of engaging in other memory technique. Therefore, they improved experiment 1 by removing the time constraint in experiment 2 and everything else were identical between the two experiments. </w:t>
      </w:r>
      <w:r w:rsidR="00DD35C3">
        <w:t xml:space="preserve">In contrast </w:t>
      </w:r>
      <w:r>
        <w:t>to experiment 1</w:t>
      </w:r>
      <w:r w:rsidR="00DD35C3">
        <w:t xml:space="preserve">, </w:t>
      </w:r>
      <w:r>
        <w:t>experiment 2 show</w:t>
      </w:r>
      <w:r w:rsidR="00DD35C3">
        <w:t>ed</w:t>
      </w:r>
      <w:r>
        <w:t xml:space="preserve"> that writing </w:t>
      </w:r>
      <w:r w:rsidR="00DD35C3">
        <w:t>was</w:t>
      </w:r>
      <w:r>
        <w:t xml:space="preserve"> better than reading across all measurements. Th</w:t>
      </w:r>
      <w:r w:rsidR="00DD35C3">
        <w:t>at</w:t>
      </w:r>
      <w:r>
        <w:t xml:space="preserve"> change in pattern of result support</w:t>
      </w:r>
      <w:r w:rsidR="00DD35C3">
        <w:t>s</w:t>
      </w:r>
      <w:r>
        <w:t xml:space="preserve"> our hypothesis that the benefit on receptive training can be inflated</w:t>
      </w:r>
      <w:r w:rsidR="00DD35C3">
        <w:t xml:space="preserve"> when time per trial is controlled</w:t>
      </w:r>
      <w:r>
        <w:t xml:space="preserve">.  Therefore, it is important to replicate prior studies with </w:t>
      </w:r>
      <w:r w:rsidR="00DD35C3">
        <w:t>self-paced rather than time-controlled timing.</w:t>
      </w:r>
    </w:p>
    <w:p w14:paraId="45B69D2C" w14:textId="77777777" w:rsidR="0020018D" w:rsidRDefault="0020018D" w:rsidP="0020018D">
      <w:pPr>
        <w:rPr>
          <w:u w:val="single"/>
        </w:rPr>
      </w:pPr>
    </w:p>
    <w:p w14:paraId="09B8841E" w14:textId="0213AD37" w:rsidR="0020018D" w:rsidRDefault="0020018D" w:rsidP="0020018D">
      <w:pPr>
        <w:rPr>
          <w:u w:val="single"/>
        </w:rPr>
      </w:pPr>
      <w:r w:rsidRPr="00883EDF">
        <w:rPr>
          <w:u w:val="single"/>
        </w:rPr>
        <w:t>Review o</w:t>
      </w:r>
      <w:r w:rsidR="00DD35C3">
        <w:rPr>
          <w:u w:val="single"/>
        </w:rPr>
        <w:t>f</w:t>
      </w:r>
      <w:r w:rsidRPr="00883EDF">
        <w:rPr>
          <w:u w:val="single"/>
        </w:rPr>
        <w:t xml:space="preserve"> Picture-word learning</w:t>
      </w:r>
    </w:p>
    <w:p w14:paraId="7B1AD48A" w14:textId="2EA664C0" w:rsidR="009048DF" w:rsidRDefault="0020018D" w:rsidP="0098765A">
      <w:pPr>
        <w:ind w:firstLine="720"/>
      </w:pPr>
      <w:r>
        <w:t>In the present study, we will add a picture-L2 training condition in addition to word-based translation training and restudy training condition. The Picture-word training condition will require participants to recall the L2 terms when a picture and the L1 term are presented. Adding this new condition is motivated by the dual coding theory. The dual coding theory (DCT</w:t>
      </w:r>
      <w:r w:rsidR="00210F51">
        <w:t>;</w:t>
      </w:r>
      <w:r w:rsidR="00145FF5" w:rsidRPr="00145FF5">
        <w:rPr>
          <w:noProof/>
        </w:rPr>
        <w:t xml:space="preserve"> </w:t>
      </w:r>
      <w:r w:rsidR="00145FF5" w:rsidRPr="00D04FFB">
        <w:rPr>
          <w:noProof/>
        </w:rPr>
        <w:t>Clark &amp; Paivio, 1991</w:t>
      </w:r>
      <w:r w:rsidR="00145FF5">
        <w:rPr>
          <w:noProof/>
        </w:rPr>
        <w:t xml:space="preserve">) </w:t>
      </w:r>
      <w:r>
        <w:t>propose</w:t>
      </w:r>
      <w:r w:rsidR="00210F51">
        <w:t>s</w:t>
      </w:r>
      <w:r>
        <w:t xml:space="preserve"> that there are two systems in memory, one specialized in coding non-verbal object </w:t>
      </w:r>
      <w:r w:rsidR="00210F51">
        <w:t xml:space="preserve">information </w:t>
      </w:r>
      <w:r>
        <w:t xml:space="preserve">(e.g. picture), the other specialized in coding verbal object </w:t>
      </w:r>
      <w:r w:rsidR="00210F51">
        <w:t xml:space="preserve">information </w:t>
      </w:r>
      <w:r>
        <w:t>(e.g. words). The two systems function independently</w:t>
      </w:r>
      <w:r w:rsidR="00210F51">
        <w:t>,</w:t>
      </w:r>
      <w:r>
        <w:t xml:space="preserve"> meaning </w:t>
      </w:r>
      <w:r w:rsidR="00210F51">
        <w:t xml:space="preserve">that </w:t>
      </w:r>
      <w:r>
        <w:t xml:space="preserve">a person can forget one code without forgetting the other </w:t>
      </w:r>
      <w:r>
        <w:fldChar w:fldCharType="begin" w:fldLock="1"/>
      </w:r>
      <w:r>
        <w:instrText>ADDIN CSL_CITATION {"citationItems":[{"id":"ITEM-1","itemData":{"DOI":"10.1007/BF01320076","ISSN":"1040726X","abstract":"Dual coding theory (DCT) explains human behavior and experience in terms of dynamic associative processes that operate on a rich network of modality-specific verbal and nonverbal (or imagery) representations. We first describe the underlying premises of the theory and then show how the basic DCT mechanisms can be used to model diverse educational phenomena. The research demonstrates that concreteness, imagery, and verbal associative processes play major roles in various educational domains: the representation and comprehension of knowledge, learning and memory of school material, effective instruction, individual differences, achievement motivation and test anxiety, and the learning of motor skills. DCT also has important implications for the science and practice of educational psychology - specifically, for educational research and teacher education. We show not only that DCT provides a unified explanation for diverse topics in education, but also that its mechanistic framework accommodates theories cast in terms of strategies and other high-level psychological processes. Although much additional research needs to be done, the concrete models that DCT offers for the behavior and experience of students, teachers, and educational psychologists further our understanding of educational phenomena and strengthen related pedagogical practices. © 1991 Plenum Publishing Corporation.","author":[{"dropping-particle":"","family":"Clark","given":"James M.","non-dropping-particle":"","parse-names":false,"suffix":""},{"dropping-particle":"","family":"Paivio","given":"Allan","non-dropping-particle":"","parse-names":false,"suffix":""}],"container-title":"Educational Psychology Review","id":"ITEM-1","issue":"3","issued":{"date-parts":[["1991","9"]]},"page":"149-210","publisher":"Kluwer Academic Publishers-Plenum Publishers","title":"Dual coding theory and education","type":"article-journal","volume":"3"},"uris":["http://www.mendeley.com/documents/?uuid=5c0bb890-04b9-324d-97d5-dee545832933"]},{"id":"ITEM-2","itemData":{"author":[{"dropping-particle":"","family":"Reed","given":"Stephen K","non-dropping-particle":"","parse-names":false,"suffix":""}],"id":"ITEM-2","issued":{"date-parts":[["2012"]]},"number-of-pages":"155 - 158","publisher":"CENGAGE learning","title":"Cognition: Theories and Applications","type":"book"},"uris":["http://www.mendeley.com/documents/?uuid=4653378d-7e3a-46a6-ab54-4d88e549c2e9"]},{"id":"ITEM-3","itemData":{"author":[{"dropping-particle":"","family":"Paivio","given":"Allan","non-dropping-particle":"","parse-names":false,"suffix":""}],"id":"ITEM-3","issued":{"date-parts":[["1990"]]},"number-of-pages":"53 - 128","publisher":"Oxford University Press","title":"Mental representations: A dual coding approach","type":"book"},"uris":["http://www.mendeley.com/documents/?uuid=0b63aefd-8c57-4f56-a3a0-77cad37e0f25"]}],"mendeley":{"formattedCitation":"(Clark &amp; Paivio, 1991; Paivio, 1990; Reed, 2012)","plainTextFormattedCitation":"(Clark &amp; Paivio, 1991; Paivio, 1990; Reed, 2012)","previouslyFormattedCitation":"(Clark &amp; Paivio, 1991; Paivio, 1990; Reed, 2012)"},"properties":{"noteIndex":0},"schema":"https://github.com/citation-style-language/schema/raw/master/csl-citation.json"}</w:instrText>
      </w:r>
      <w:r>
        <w:fldChar w:fldCharType="separate"/>
      </w:r>
      <w:r w:rsidRPr="00D04FFB">
        <w:rPr>
          <w:noProof/>
        </w:rPr>
        <w:t>(</w:t>
      </w:r>
      <w:bookmarkStart w:id="10" w:name="OLE_LINK24"/>
      <w:bookmarkStart w:id="11" w:name="OLE_LINK25"/>
      <w:r w:rsidRPr="00D04FFB">
        <w:rPr>
          <w:noProof/>
        </w:rPr>
        <w:t>Clark &amp; Paivio, 1991</w:t>
      </w:r>
      <w:bookmarkEnd w:id="10"/>
      <w:bookmarkEnd w:id="11"/>
      <w:r w:rsidRPr="00D04FFB">
        <w:rPr>
          <w:noProof/>
        </w:rPr>
        <w:t>; Paivio, 1990; Reed, 2012)</w:t>
      </w:r>
      <w:r>
        <w:fldChar w:fldCharType="end"/>
      </w:r>
      <w:r>
        <w:t xml:space="preserve">. For example, according to DCT, </w:t>
      </w:r>
      <w:r w:rsidR="00210F51">
        <w:t xml:space="preserve">a person </w:t>
      </w:r>
      <w:r>
        <w:t xml:space="preserve">who has stored both the word “dog” and an image of a dog can recall the learned item successfully regardless whether they retrieve the image or the word. Therefore, if an item is coded by both systems, this item is more likely to be retrieved compared to the item that is only coded by the verbal system. </w:t>
      </w:r>
    </w:p>
    <w:p w14:paraId="56E30DFC" w14:textId="2F9C471E" w:rsidR="0020018D" w:rsidRDefault="0020018D" w:rsidP="0020018D">
      <w:pPr>
        <w:ind w:firstLine="720"/>
      </w:pPr>
      <w:r>
        <w:lastRenderedPageBreak/>
        <w:t xml:space="preserve">DCT is empirically supported by some experiments </w:t>
      </w:r>
      <w:r w:rsidR="00C3503A">
        <w:t xml:space="preserve">that </w:t>
      </w:r>
      <w:r>
        <w:t xml:space="preserve">focused on incidental L2 vocabulary learning </w:t>
      </w:r>
      <w:r>
        <w:fldChar w:fldCharType="begin" w:fldLock="1"/>
      </w:r>
      <w:r w:rsidR="009345C1">
        <w:instrText>ADDIN CSL_CITATION {"citationItems":[{"id":"ITEM-1","itemData":{"ISSN":"1094-3501","abstract":"This study examined the effectiveness of L1 and L2 glosses on incidental vocabulary learning in a multimedia environment. The investigation included the effects of additional pictorial cues in L1 and L2 glosses, and how these additions affect vocabulary learning. The analyses of a mixed design repeated measures 2 (L1, L2) X 2 (picture, no picture) X 2 (immediate test, delayed test) analysis of variance (ANOVA) indicated no significant differences between L1 and L2 glosses for definition-supply and recognition tasks and showed significant differences between picture (text-plus-picture) and no-picture (text-only) glosses for definition-supply test only. The results also revealed significant interaction effects between languages and tests indicating that L1 and L2 groups showed different patterns of vocabulary retention over time. Findings suggest that both L1 and L2 glosses are effective for incidental vocabulary learning, but long-term retention may differ between the two types; and that the effect of additional visual cues on vocabulary learning may rely on the nature of the tasks given.","author":[{"dropping-particle":"","family":"Yoshii","given":"Makoto","non-dropping-particle":"","parse-names":false,"suffix":""}],"container-title":"Language Learning &amp; Technology","id":"ITEM-1","issue":"3","issued":{"date-parts":[["2006"]]},"page":"85-101","title":"L1 and L2 glosses: Their effects on incidental vocabulary learning","type":"article-journal","volume":"10"},"uris":["http://www.mendeley.com/documents/?uuid=0721d3f5-3171-3705-8911-923d1c233974"]},{"id":"ITEM-2","itemData":{"abstract":"The present study examines the effect that annotation type has on L2 incidental vocabulary retention in a multimedia reading setting. Three annotation types were compared: text-only, picture-only, and a combination of the two. The participants were 151 adult ESL learners at beginning and intermediate language proficiency levels. The participants read a story for comprehension purposes using the Internet. Three types of instruments were used for vocabulary retention assessment: Picture recognition, Word recognition, and Definition Supply tests. The results ANOVA analyses indicate that the Combination group (annota-tions with text and picture) outperformed the Text-only and Picture-only groups on the immediate tests. The Combination group also outperformed the other two groups on the delayed tests, however, the differences were smaller than those for the immediate tests. There was no significant interaction between annotation type and proficiency level for either the immediate or the delayed tests. Repeated measure ANOVAs revealed no significant differences among the groups in the rate of change between the immediate test scores and delayed test scores. The participants' scores on the delayed tests, regardless of the group to which they were assigned, declined equally from those of the immediate tests.","author":[{"dropping-particle":"","family":"Yoshii","given":"Makoto","non-dropping-particle":"","parse-names":false,"suffix":""},{"dropping-particle":"","family":"Flaitz","given":"Jeffra","non-dropping-particle":"","parse-names":false,"suffix":""}],"container-title":"CALICO Journal","id":"ITEM-2","issue":"1","issued":{"date-parts":[["2002"]]},"page":"33-58","title":"Second Language Incidental Vocabulary Retention: The Effect of Text and Picture Annotation Types","type":"article-journal","volume":"20"},"uris":["http://www.mendeley.com/documents/?uuid=aaeec25d-1baf-4dcc-a349-a0859bd5c0bc"]},{"id":"ITEM-3","itemData":{"DOI":"10.1558/cj.v21i1.131-144","ISSN":"2056-9017","abstract":"This first goal of the study described here was to investigate the effectiveness of three types of vocabulary annotations on vocabulary learning for EFL college students in Taiwan: text annotation only, text plus picture, and text plus picture and sound. The second goal of the study was to determine whether learners with certain perceptual learning styles benefited more from a particular type of vocabulary annotations. The perceptual learning styles investigated were auditory, visual-verbal (with text), visual-nonverbal (with pictures), and mixed preferences. The results of the study showed that the version with text plus picture was the most effective type of vocabulary annotation. Perceptual learning styles did not seem to have a significant influence on the effectiveness of vocabulary annotations.","author":[{"dropping-particle":"","family":"Yeh","given":"Yuli","non-dropping-particle":"","parse-names":false,"suffix":""},{"dropping-particle":"","family":"Wang","given":"Chai-Wei","non-dropping-particle":"","parse-names":false,"suffix":""}],"container-title":"CALICO Journal","id":"ITEM-3","issue":"1","issued":{"date-parts":[["2013"]]},"page":"131-144","title":"Effects of Multimedia Vocabulary Annotations and Learning Styles on Vocabulary Learning","type":"article-journal","volume":"21"},"uris":["http://www.mendeley.com/documents/?uuid=34c593bf-6ce4-3b82-9d9f-c263cc742f40"]}],"mendeley":{"formattedCitation":"(Yeh &amp; Wang, 2013; Yoshii, 2006; Yoshii &amp; Flaitz, 2002)","plainTextFormattedCitation":"(Yeh &amp; Wang, 2013; Yoshii, 2006; Yoshii &amp; Flaitz, 2002)","previouslyFormattedCitation":"(Yeh &amp; Wang, 2003; Yoshii, 2006; Yoshii &amp; Flaitz, 2002)"},"properties":{"noteIndex":0},"schema":"https://github.com/citation-style-language/schema/raw/master/csl-citation.json"}</w:instrText>
      </w:r>
      <w:r>
        <w:fldChar w:fldCharType="separate"/>
      </w:r>
      <w:r w:rsidR="009345C1" w:rsidRPr="009345C1">
        <w:rPr>
          <w:noProof/>
        </w:rPr>
        <w:t>(Yeh &amp; Wang, 2013; Yoshii, 2006; Yoshii &amp; Flaitz, 2002)</w:t>
      </w:r>
      <w:r>
        <w:fldChar w:fldCharType="end"/>
      </w:r>
      <w:r>
        <w:t xml:space="preserve">. For example, </w:t>
      </w:r>
      <w:r w:rsidRPr="00D04FFB">
        <w:rPr>
          <w:noProof/>
        </w:rPr>
        <w:t>Yoshii</w:t>
      </w:r>
      <w:r>
        <w:rPr>
          <w:noProof/>
        </w:rPr>
        <w:t xml:space="preserve"> (</w:t>
      </w:r>
      <w:r w:rsidRPr="00D04FFB">
        <w:rPr>
          <w:noProof/>
        </w:rPr>
        <w:t>2006</w:t>
      </w:r>
      <w:r>
        <w:rPr>
          <w:noProof/>
        </w:rPr>
        <w:t>) asked participants to read a book in which the target words ha</w:t>
      </w:r>
      <w:r w:rsidR="002354FC">
        <w:rPr>
          <w:noProof/>
        </w:rPr>
        <w:t>d</w:t>
      </w:r>
      <w:r>
        <w:rPr>
          <w:noProof/>
        </w:rPr>
        <w:t xml:space="preserve"> 4 different type of </w:t>
      </w:r>
      <w:ins w:id="12" w:author="Microsoft Office User" w:date="2020-05-08T13:22:00Z">
        <w:r w:rsidR="002354FC">
          <w:rPr>
            <w:noProof/>
          </w:rPr>
          <w:t>?-&gt;</w:t>
        </w:r>
      </w:ins>
      <w:r>
        <w:rPr>
          <w:noProof/>
        </w:rPr>
        <w:t xml:space="preserve">glossess, L1 text only, L2 text only, L1 plus picture, and L2 plus picture. </w:t>
      </w:r>
      <w:r w:rsidR="002354FC">
        <w:rPr>
          <w:noProof/>
        </w:rPr>
        <w:t>O</w:t>
      </w:r>
      <w:del w:id="13" w:author="Microsoft Office User" w:date="2020-05-08T13:23:00Z">
        <w:r w:rsidDel="002354FC">
          <w:rPr>
            <w:noProof/>
          </w:rPr>
          <w:delText>I</w:delText>
        </w:r>
      </w:del>
      <w:r>
        <w:rPr>
          <w:noProof/>
        </w:rPr>
        <w:t xml:space="preserve">n the final test, they assessed participants’ vocabluary knowledge by adminstering a recognition and a definition </w:t>
      </w:r>
      <w:ins w:id="14" w:author="Microsoft Office User" w:date="2020-05-08T13:23:00Z">
        <w:r w:rsidR="002354FC">
          <w:rPr>
            <w:noProof/>
          </w:rPr>
          <w:t>?</w:t>
        </w:r>
      </w:ins>
      <w:r>
        <w:rPr>
          <w:noProof/>
        </w:rPr>
        <w:t>supply</w:t>
      </w:r>
      <w:ins w:id="15" w:author="Microsoft Office User" w:date="2020-05-08T13:23:00Z">
        <w:r w:rsidR="002354FC">
          <w:rPr>
            <w:noProof/>
          </w:rPr>
          <w:t>?</w:t>
        </w:r>
      </w:ins>
      <w:r>
        <w:rPr>
          <w:noProof/>
        </w:rPr>
        <w:t xml:space="preserve"> posttest</w:t>
      </w:r>
      <w:ins w:id="16" w:author="Microsoft Office User" w:date="2020-05-08T13:23:00Z">
        <w:r w:rsidR="002354FC">
          <w:rPr>
            <w:noProof/>
          </w:rPr>
          <w:t>, both</w:t>
        </w:r>
      </w:ins>
      <w:r>
        <w:rPr>
          <w:noProof/>
        </w:rPr>
        <w:t xml:space="preserve"> immediately and </w:t>
      </w:r>
      <w:ins w:id="17" w:author="Microsoft Office User" w:date="2020-05-08T13:23:00Z">
        <w:r w:rsidR="002354FC">
          <w:rPr>
            <w:noProof/>
          </w:rPr>
          <w:t>after</w:t>
        </w:r>
      </w:ins>
      <w:del w:id="18" w:author="Microsoft Office User" w:date="2020-05-08T13:23:00Z">
        <w:r w:rsidDel="002354FC">
          <w:rPr>
            <w:noProof/>
          </w:rPr>
          <w:delText>in</w:delText>
        </w:r>
      </w:del>
      <w:r>
        <w:rPr>
          <w:noProof/>
        </w:rPr>
        <w:t xml:space="preserve"> two weeks. The definition supply posttest is most revelant to this present study; it requires participants to provide the L1 meaning of the newly-learned L2 word. </w:t>
      </w:r>
      <w:r>
        <w:rPr>
          <w:rFonts w:hint="eastAsia"/>
          <w:noProof/>
        </w:rPr>
        <w:t>Con</w:t>
      </w:r>
      <w:r>
        <w:rPr>
          <w:noProof/>
        </w:rPr>
        <w:t>sistent with DCT, they found that people perform better in the picture group than the text-only group. Additionally, they found that the forgetting rate in L2 plus picture group is slower than L1 plus picture group</w:t>
      </w:r>
      <w:r w:rsidR="002354FC">
        <w:rPr>
          <w:noProof/>
        </w:rPr>
        <w:t>,</w:t>
      </w:r>
      <w:r>
        <w:rPr>
          <w:noProof/>
        </w:rPr>
        <w:t xml:space="preserve"> which further </w:t>
      </w:r>
      <w:r w:rsidR="002354FC">
        <w:rPr>
          <w:noProof/>
        </w:rPr>
        <w:t xml:space="preserve">motivates </w:t>
      </w:r>
      <w:r>
        <w:rPr>
          <w:noProof/>
        </w:rPr>
        <w:t xml:space="preserve">our </w:t>
      </w:r>
      <w:r w:rsidR="002354FC">
        <w:rPr>
          <w:noProof/>
        </w:rPr>
        <w:t xml:space="preserve">decision </w:t>
      </w:r>
      <w:r>
        <w:rPr>
          <w:noProof/>
        </w:rPr>
        <w:t xml:space="preserve">to include L2-picture training in the present study. </w:t>
      </w:r>
    </w:p>
    <w:p w14:paraId="5F9C52DD" w14:textId="3DD2A8C1" w:rsidR="0020018D" w:rsidRDefault="0020018D" w:rsidP="0020018D">
      <w:pPr>
        <w:ind w:firstLine="720"/>
      </w:pPr>
      <w:r>
        <w:t xml:space="preserve">In addition to incidental vocabulary learning, there is also some evidence to suggest </w:t>
      </w:r>
      <w:r w:rsidR="001E7AAA">
        <w:t xml:space="preserve">that </w:t>
      </w:r>
      <w:r>
        <w:t xml:space="preserve">training using picture </w:t>
      </w:r>
      <w:r>
        <w:sym w:font="Wingdings" w:char="F0E0"/>
      </w:r>
      <w:r>
        <w:t xml:space="preserve"> L2 method is effective when people are learning vocabulary intentionally. </w:t>
      </w:r>
      <w:r>
        <w:fldChar w:fldCharType="begin" w:fldLock="1"/>
      </w:r>
      <w:r>
        <w:instrText>ADDIN CSL_CITATION {"citationItems":[{"id":"ITEM-1","itemData":{"DOI":"10.1111/j.1467-9922.2007.00398.x","ISSN":"00238333","abstract":"Research suggests that memory for an item improves when one is allowed to retrieve the item (Slamecka &amp; Graf, 1978). This study explored benefits of providing opportunities for target-word retrieval during second language vocabulary learning. English speakers studied new Spanish words while viewing 24 word-picture pairs. They first viewed all 24 pairs. They then viewed 12 pairs with a 6-s lag between each picture and its word so that they could attempt to retrieve the word in their mind. The other 12 pairs were presented without the lag. Posttests were administered immediately, 2 days later, and 1 week later. Results indicated higher scores in the retrieval-oriented condition. This positive effect was maintained across significant decreases in scores over time. © 2007 Language Learning Research Club, University of Michigan.","author":[{"dropping-particle":"","family":"Barcroft","given":"Joe","non-dropping-particle":"","parse-names":false,"suffix":""}],"container-title":"Language Learning","id":"ITEM-1","issue":"1","issued":{"date-parts":[["2007","3","1"]]},"page":"35-56","publisher":"John Wiley &amp; Sons, Ltd (10.1111)","title":"Effects of opportunities for word retrieval during second language vocabulary learning","type":"article-journal","volume":"57"},"uris":["http://www.mendeley.com/documents/?uuid=aaa42e4e-d221-3a34-804b-ad981dd4474c"]}],"mendeley":{"formattedCitation":"(Barcroft, 2007)","manualFormatting":"Barcroft (2007)","plainTextFormattedCitation":"(Barcroft, 2007)","previouslyFormattedCitation":"(Barcroft, 2007)"},"properties":{"noteIndex":0},"schema":"https://github.com/citation-style-language/schema/raw/master/csl-citation.json"}</w:instrText>
      </w:r>
      <w:r>
        <w:fldChar w:fldCharType="separate"/>
      </w:r>
      <w:bookmarkStart w:id="19" w:name="OLE_LINK6"/>
      <w:bookmarkStart w:id="20" w:name="OLE_LINK5"/>
      <w:r w:rsidRPr="004B6C75">
        <w:rPr>
          <w:noProof/>
        </w:rPr>
        <w:t>Barcroft</w:t>
      </w:r>
      <w:r>
        <w:rPr>
          <w:noProof/>
        </w:rPr>
        <w:t xml:space="preserve"> (</w:t>
      </w:r>
      <w:r w:rsidRPr="004B6C75">
        <w:rPr>
          <w:noProof/>
        </w:rPr>
        <w:t>2007</w:t>
      </w:r>
      <w:bookmarkEnd w:id="19"/>
      <w:bookmarkEnd w:id="20"/>
      <w:r w:rsidRPr="004B6C75">
        <w:rPr>
          <w:noProof/>
        </w:rPr>
        <w:t>)</w:t>
      </w:r>
      <w:r>
        <w:fldChar w:fldCharType="end"/>
      </w:r>
      <w:r>
        <w:t xml:space="preserve"> compared the effectiveness of picture </w:t>
      </w:r>
      <w:r>
        <w:sym w:font="Wingdings" w:char="F0E0"/>
      </w:r>
      <w:r>
        <w:t xml:space="preserve"> L2 training with restudy control. In this study, participants were assigned to</w:t>
      </w:r>
      <w:r w:rsidR="001E7AAA">
        <w:t xml:space="preserve"> a</w:t>
      </w:r>
      <w:r>
        <w:t xml:space="preserve"> picture </w:t>
      </w:r>
      <w:r>
        <w:sym w:font="Wingdings" w:char="F0E0"/>
      </w:r>
      <w:r>
        <w:t xml:space="preserve"> L2</w:t>
      </w:r>
      <w:r w:rsidR="001E7AAA">
        <w:t xml:space="preserve"> condition</w:t>
      </w:r>
      <w:r>
        <w:t xml:space="preserve"> or </w:t>
      </w:r>
      <w:r w:rsidR="001E7AAA">
        <w:t xml:space="preserve">a </w:t>
      </w:r>
      <w:r>
        <w:t xml:space="preserve">restudy condition. In the picture </w:t>
      </w:r>
      <w:r>
        <w:sym w:font="Wingdings" w:char="F0E0"/>
      </w:r>
      <w:r>
        <w:t xml:space="preserve"> L2 condition, </w:t>
      </w:r>
      <w:r w:rsidRPr="004B6C75">
        <w:t>each picture appeared alone without its corresponding word for 6 s</w:t>
      </w:r>
      <w:r>
        <w:t>econds</w:t>
      </w:r>
      <w:r w:rsidRPr="004B6C75">
        <w:t xml:space="preserve"> and with its corresponding wor</w:t>
      </w:r>
      <w:r>
        <w:t>d as feedback for another 6 seconds. In the restudy control condition, the picture and its corresponding L2 term</w:t>
      </w:r>
      <w:r w:rsidR="001E7AAA">
        <w:t xml:space="preserve"> wa</w:t>
      </w:r>
      <w:r>
        <w:t xml:space="preserve">s presented simultaneously for 12 seconds. </w:t>
      </w:r>
      <w:r w:rsidR="001E7AAA">
        <w:t>O</w:t>
      </w:r>
      <w:r>
        <w:t xml:space="preserve">n the posttest, participants were asked to write the L2 terms when the picture was presented, and they collected data on three posttests which were administered immediately, in 2 days, and in 3 weeks. They found that picture </w:t>
      </w:r>
      <w:r>
        <w:sym w:font="Wingdings" w:char="F0E0"/>
      </w:r>
      <w:r>
        <w:t xml:space="preserve"> L2 condition outperform the control condition in all three posttests. In light of the result from these studies, it </w:t>
      </w:r>
      <w:r>
        <w:lastRenderedPageBreak/>
        <w:t xml:space="preserve">is likely that picture + L1 </w:t>
      </w:r>
      <w:r>
        <w:sym w:font="Wingdings" w:char="F0E0"/>
      </w:r>
      <w:r>
        <w:t xml:space="preserve"> L2 training is better than L1 </w:t>
      </w:r>
      <w:r>
        <w:sym w:font="Wingdings" w:char="F0E0"/>
      </w:r>
      <w:r>
        <w:t xml:space="preserve"> L2 training alone in L1 </w:t>
      </w:r>
      <w:r>
        <w:sym w:font="Wingdings" w:char="F0E0"/>
      </w:r>
      <w:r>
        <w:t xml:space="preserve"> L2 posttest.  </w:t>
      </w:r>
    </w:p>
    <w:p w14:paraId="24112042" w14:textId="77777777" w:rsidR="0020018D" w:rsidRDefault="0020018D" w:rsidP="0020018D">
      <w:pPr>
        <w:rPr>
          <w:rFonts w:cs="Times New Roman"/>
        </w:rPr>
      </w:pPr>
    </w:p>
    <w:p w14:paraId="0507F970" w14:textId="144E8A02" w:rsidR="003B3C9D" w:rsidRDefault="003B3C9D" w:rsidP="0020018D">
      <w:pPr>
        <w:rPr>
          <w:rFonts w:cs="Times New Roman"/>
          <w:b/>
          <w:bCs/>
        </w:rPr>
      </w:pPr>
      <w:r>
        <w:rPr>
          <w:rFonts w:cs="Times New Roman"/>
          <w:b/>
          <w:bCs/>
        </w:rPr>
        <w:t>The Present Study</w:t>
      </w:r>
    </w:p>
    <w:p w14:paraId="6DC7433A" w14:textId="7592E9D6" w:rsidR="003B3C9D" w:rsidRDefault="003B3C9D" w:rsidP="003B3C9D">
      <w:pPr>
        <w:rPr>
          <w:rFonts w:cs="Times New Roman"/>
        </w:rPr>
      </w:pPr>
      <w:r>
        <w:rPr>
          <w:rFonts w:cs="Times New Roman"/>
          <w:b/>
          <w:bCs/>
        </w:rPr>
        <w:tab/>
      </w:r>
      <w:r>
        <w:rPr>
          <w:rFonts w:cs="Times New Roman"/>
        </w:rPr>
        <w:t>In our study, we investigated which one of the four vocabulary learning method</w:t>
      </w:r>
      <w:r w:rsidR="0037116D">
        <w:rPr>
          <w:rFonts w:cs="Times New Roman"/>
        </w:rPr>
        <w:t>s</w:t>
      </w:r>
      <w:r>
        <w:rPr>
          <w:rFonts w:cs="Times New Roman"/>
        </w:rPr>
        <w:t xml:space="preserve"> is most efficient when native-Chinese speakers learning English. Those four vocabulary learning methods are recalling the Chinese definition given the English term (i.e. </w:t>
      </w:r>
      <w:r w:rsidR="00953360">
        <w:rPr>
          <w:rFonts w:cs="Times New Roman"/>
        </w:rPr>
        <w:t>productive training)</w:t>
      </w:r>
      <w:r>
        <w:rPr>
          <w:rFonts w:cs="Times New Roman"/>
        </w:rPr>
        <w:t xml:space="preserve">, recalling the English term given the Chinese definition (i.e. </w:t>
      </w:r>
      <w:r w:rsidR="00161D7A">
        <w:rPr>
          <w:rFonts w:cs="Times New Roman"/>
        </w:rPr>
        <w:t>receptive learning</w:t>
      </w:r>
      <w:r>
        <w:rPr>
          <w:rFonts w:cs="Times New Roman"/>
        </w:rPr>
        <w:t xml:space="preserve">), recalling the English term given the Chinese definition and a picture (i.e. </w:t>
      </w:r>
      <w:r w:rsidR="00953360">
        <w:rPr>
          <w:rFonts w:cs="Times New Roman"/>
        </w:rPr>
        <w:t>picture + productive training</w:t>
      </w:r>
      <w:r>
        <w:rPr>
          <w:rFonts w:cs="Times New Roman"/>
        </w:rPr>
        <w:t>), and restudying the English term and its Chinese definition. Our procedure is similar to prior literature investigating vocabulary learning method</w:t>
      </w:r>
      <w:r w:rsidR="00161D7A">
        <w:rPr>
          <w:rFonts w:cs="Times New Roman"/>
        </w:rPr>
        <w:t xml:space="preserve"> (e.g. </w:t>
      </w:r>
      <w:r w:rsidR="00161D7A">
        <w:rPr>
          <w:rFonts w:cs="Times New Roman"/>
        </w:rPr>
        <w:fldChar w:fldCharType="begin" w:fldLock="1"/>
      </w:r>
      <w:r w:rsidR="00161D7A">
        <w:rPr>
          <w:rFonts w:cs="Times New Roman"/>
        </w:rP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vocabulary","type":"article-journal","volume":"17"},"uris":["http://www.mendeley.com/documents/?uuid=7c754309-e397-3d4a-b1a8-97db825d9091"]}],"mendeley":{"formattedCitation":"(Griffin &amp; Harley, 1996)","manualFormatting":"Giffin &amp; Harley, 1996)","plainTextFormattedCitation":"(Griffin &amp; Harley, 1996)","previouslyFormattedCitation":"(Griffin &amp; Harley, 1996)"},"properties":{"noteIndex":0},"schema":"https://github.com/citation-style-language/schema/raw/master/csl-citation.json"}</w:instrText>
      </w:r>
      <w:r w:rsidR="00161D7A">
        <w:rPr>
          <w:rFonts w:cs="Times New Roman"/>
        </w:rPr>
        <w:fldChar w:fldCharType="separate"/>
      </w:r>
      <w:r w:rsidR="00161D7A" w:rsidRPr="00161D7A">
        <w:rPr>
          <w:rFonts w:cs="Times New Roman"/>
          <w:noProof/>
        </w:rPr>
        <w:t>Giffin &amp; Harley</w:t>
      </w:r>
      <w:r w:rsidR="00161D7A">
        <w:rPr>
          <w:rFonts w:cs="Times New Roman"/>
          <w:noProof/>
        </w:rPr>
        <w:t xml:space="preserve">, </w:t>
      </w:r>
      <w:r w:rsidR="00161D7A" w:rsidRPr="00161D7A">
        <w:rPr>
          <w:rFonts w:cs="Times New Roman"/>
          <w:noProof/>
        </w:rPr>
        <w:t>1996)</w:t>
      </w:r>
      <w:r w:rsidR="00161D7A">
        <w:rPr>
          <w:rFonts w:cs="Times New Roman"/>
        </w:rPr>
        <w:fldChar w:fldCharType="end"/>
      </w:r>
      <w:r w:rsidR="0037116D">
        <w:rPr>
          <w:rFonts w:cs="Times New Roman"/>
        </w:rPr>
        <w:t>,</w:t>
      </w:r>
      <w:r w:rsidR="00161D7A">
        <w:rPr>
          <w:rFonts w:cs="Times New Roman"/>
        </w:rPr>
        <w:t xml:space="preserve"> except </w:t>
      </w:r>
      <w:r w:rsidR="0037116D">
        <w:rPr>
          <w:rFonts w:cs="Times New Roman"/>
        </w:rPr>
        <w:t xml:space="preserve">we added </w:t>
      </w:r>
      <w:r w:rsidR="00161D7A">
        <w:rPr>
          <w:rFonts w:cs="Times New Roman"/>
        </w:rPr>
        <w:t xml:space="preserve">two </w:t>
      </w:r>
      <w:r w:rsidR="00953360">
        <w:rPr>
          <w:rFonts w:cs="Times New Roman"/>
        </w:rPr>
        <w:t>novel</w:t>
      </w:r>
      <w:r w:rsidR="00161D7A">
        <w:rPr>
          <w:rFonts w:cs="Times New Roman"/>
        </w:rPr>
        <w:t xml:space="preserve"> conditions (i.e. </w:t>
      </w:r>
      <w:r w:rsidR="00953360">
        <w:rPr>
          <w:rFonts w:cs="Times New Roman"/>
        </w:rPr>
        <w:t>restudy</w:t>
      </w:r>
      <w:r w:rsidR="00161D7A">
        <w:rPr>
          <w:rFonts w:cs="Times New Roman"/>
        </w:rPr>
        <w:t xml:space="preserve"> and </w:t>
      </w:r>
      <w:r w:rsidR="00953360">
        <w:rPr>
          <w:rFonts w:cs="Times New Roman"/>
        </w:rPr>
        <w:t xml:space="preserve">picture + productive </w:t>
      </w:r>
      <w:r w:rsidR="00161D7A">
        <w:rPr>
          <w:rFonts w:cs="Times New Roman"/>
        </w:rPr>
        <w:t xml:space="preserve">condition). </w:t>
      </w:r>
    </w:p>
    <w:p w14:paraId="305DC77F" w14:textId="18BB1E11" w:rsidR="00161D7A" w:rsidRDefault="00161D7A" w:rsidP="003B3C9D">
      <w:pPr>
        <w:rPr>
          <w:rFonts w:cs="Times New Roman"/>
        </w:rPr>
      </w:pPr>
    </w:p>
    <w:p w14:paraId="5F01ED59" w14:textId="77777777" w:rsidR="00161D7A" w:rsidRDefault="00161D7A" w:rsidP="00161D7A">
      <w:pPr>
        <w:rPr>
          <w:b/>
          <w:bCs/>
        </w:rPr>
      </w:pPr>
      <w:r>
        <w:rPr>
          <w:b/>
          <w:bCs/>
        </w:rPr>
        <w:t xml:space="preserve">Method: </w:t>
      </w:r>
    </w:p>
    <w:p w14:paraId="67FB6A70" w14:textId="77777777" w:rsidR="00161D7A" w:rsidRPr="0032724F" w:rsidRDefault="00161D7A" w:rsidP="00161D7A">
      <w:pPr>
        <w:rPr>
          <w:u w:val="single"/>
        </w:rPr>
      </w:pPr>
      <w:r w:rsidRPr="0032724F">
        <w:rPr>
          <w:u w:val="single"/>
        </w:rPr>
        <w:t>Participants</w:t>
      </w:r>
      <w:r>
        <w:rPr>
          <w:u w:val="single"/>
        </w:rPr>
        <w:t xml:space="preserve">: </w:t>
      </w:r>
    </w:p>
    <w:p w14:paraId="332F353D" w14:textId="499C466A" w:rsidR="00161D7A" w:rsidRDefault="0037116D" w:rsidP="00161D7A">
      <w:pPr>
        <w:ind w:firstLine="720"/>
      </w:pPr>
      <w:r>
        <w:t>W</w:t>
      </w:r>
      <w:r w:rsidR="00161D7A">
        <w:t>e recruited 151</w:t>
      </w:r>
      <w:r w:rsidR="00161D7A" w:rsidRPr="0086181A">
        <w:rPr>
          <w:color w:val="FF0000"/>
        </w:rPr>
        <w:t xml:space="preserve"> </w:t>
      </w:r>
      <w:r w:rsidR="00161D7A">
        <w:t xml:space="preserve">undergraduate students at University of California, San Diego. We excluded 17 subjects since they have prior knowledge of 10 or more of the target words. We also excluded 33 subjects due to technical difficulty. After exclusion, we analyzed the data of 101 subjects.  </w:t>
      </w:r>
    </w:p>
    <w:p w14:paraId="351A23E0" w14:textId="77777777" w:rsidR="00161D7A" w:rsidRDefault="00161D7A" w:rsidP="00161D7A">
      <w:pPr>
        <w:pStyle w:val="NormalWeb"/>
        <w:spacing w:before="0" w:beforeAutospacing="0" w:after="0" w:afterAutospacing="0" w:line="480" w:lineRule="auto"/>
        <w:rPr>
          <w:color w:val="1C1E29"/>
          <w:u w:val="single"/>
        </w:rPr>
      </w:pPr>
    </w:p>
    <w:p w14:paraId="46DF237D" w14:textId="77777777" w:rsidR="00161D7A" w:rsidRDefault="00161D7A" w:rsidP="00161D7A">
      <w:pPr>
        <w:pStyle w:val="NormalWeb"/>
        <w:spacing w:before="0" w:beforeAutospacing="0" w:after="0" w:afterAutospacing="0" w:line="480" w:lineRule="auto"/>
        <w:rPr>
          <w:color w:val="1C1E29"/>
          <w:u w:val="single"/>
        </w:rPr>
      </w:pPr>
      <w:r>
        <w:rPr>
          <w:color w:val="1C1E29"/>
          <w:u w:val="single"/>
        </w:rPr>
        <w:t>Material</w:t>
      </w:r>
    </w:p>
    <w:p w14:paraId="79614773" w14:textId="77777777" w:rsidR="00161D7A" w:rsidRDefault="00161D7A" w:rsidP="00161D7A">
      <w:pPr>
        <w:pStyle w:val="NormalWeb"/>
        <w:spacing w:before="0" w:beforeAutospacing="0" w:after="0" w:afterAutospacing="0" w:line="480" w:lineRule="auto"/>
        <w:ind w:firstLine="720"/>
        <w:rPr>
          <w:color w:val="1C1E29"/>
        </w:rPr>
      </w:pPr>
      <w:r>
        <w:rPr>
          <w:color w:val="1C1E29"/>
        </w:rPr>
        <w:t xml:space="preserve">Based on the result of our pilot study, we selected 48 GRE terms which are translated into Chinese using The New Oxford English-Chinese Dictionary, Second Edition (see Appendix </w:t>
      </w:r>
      <w:r>
        <w:rPr>
          <w:color w:val="1C1E29"/>
        </w:rPr>
        <w:lastRenderedPageBreak/>
        <w:t xml:space="preserve">A for English and Chinese word pair). Additionally, we found 48 pictures that match with the meaning of the term (see Appendix B for examples of picture). </w:t>
      </w:r>
    </w:p>
    <w:p w14:paraId="23FF0D33" w14:textId="77777777" w:rsidR="00161D7A" w:rsidRDefault="00161D7A" w:rsidP="00161D7A">
      <w:pPr>
        <w:pStyle w:val="NormalWeb"/>
        <w:spacing w:before="0" w:beforeAutospacing="0" w:after="0" w:afterAutospacing="0" w:line="480" w:lineRule="auto"/>
        <w:rPr>
          <w:color w:val="1C1E29"/>
          <w:u w:val="single"/>
        </w:rPr>
      </w:pPr>
    </w:p>
    <w:p w14:paraId="0AAA3246" w14:textId="77777777" w:rsidR="00161D7A" w:rsidRPr="00076D54" w:rsidRDefault="00161D7A" w:rsidP="00161D7A">
      <w:pPr>
        <w:pStyle w:val="NormalWeb"/>
        <w:spacing w:before="0" w:beforeAutospacing="0" w:after="0" w:afterAutospacing="0" w:line="480" w:lineRule="auto"/>
        <w:rPr>
          <w:color w:val="1C1E29"/>
          <w:u w:val="single"/>
        </w:rPr>
      </w:pPr>
      <w:r>
        <w:rPr>
          <w:color w:val="1C1E29"/>
          <w:u w:val="single"/>
        </w:rPr>
        <w:t xml:space="preserve">Design &amp; </w:t>
      </w:r>
      <w:r w:rsidRPr="00076D54">
        <w:rPr>
          <w:color w:val="1C1E29"/>
          <w:u w:val="single"/>
        </w:rPr>
        <w:t xml:space="preserve">Procedure </w:t>
      </w:r>
    </w:p>
    <w:p w14:paraId="3E576B9D" w14:textId="77777777" w:rsidR="00161D7A" w:rsidRDefault="00161D7A" w:rsidP="00161D7A">
      <w:pPr>
        <w:pStyle w:val="NormalWeb"/>
        <w:spacing w:before="0" w:beforeAutospacing="0" w:after="0" w:afterAutospacing="0" w:line="480" w:lineRule="auto"/>
        <w:ind w:firstLine="720"/>
        <w:rPr>
          <w:color w:val="1C1E29"/>
        </w:rPr>
      </w:pPr>
      <w:r>
        <w:rPr>
          <w:color w:val="1C1E29"/>
        </w:rPr>
        <w:t xml:space="preserve">All participants were given a consent form to read and sign before the experiment. In the training session, participants had the opportunity to go through the entire word pair list, one by one, and they were asked to type “y” if they knew the meaning of any word pair. Each word pair was presented for 10 seconds on screen which should provide sufficient time for them to determine whether they know the meaning of the English word. </w:t>
      </w:r>
    </w:p>
    <w:p w14:paraId="3AC84B1D" w14:textId="409F1AC6" w:rsidR="00161D7A" w:rsidRDefault="00161D7A" w:rsidP="00161D7A">
      <w:pPr>
        <w:pStyle w:val="NormalWeb"/>
        <w:spacing w:before="0" w:beforeAutospacing="0" w:after="0" w:afterAutospacing="0" w:line="480" w:lineRule="auto"/>
        <w:ind w:firstLine="720"/>
        <w:rPr>
          <w:color w:val="1C1E29"/>
        </w:rPr>
      </w:pPr>
      <w:r>
        <w:rPr>
          <w:color w:val="1C1E29"/>
        </w:rPr>
        <w:t xml:space="preserve">On the instruction page, participants were informed that for the remainder of the experiment </w:t>
      </w:r>
      <w:r w:rsidR="008C6E4C">
        <w:rPr>
          <w:color w:val="1C1E29"/>
        </w:rPr>
        <w:t xml:space="preserve">there </w:t>
      </w:r>
      <w:r>
        <w:rPr>
          <w:color w:val="1C1E29"/>
        </w:rPr>
        <w:t xml:space="preserve">was no trial time limit. In the </w:t>
      </w:r>
      <w:r w:rsidR="00953360">
        <w:rPr>
          <w:color w:val="1C1E29"/>
        </w:rPr>
        <w:t xml:space="preserve">productive </w:t>
      </w:r>
      <w:r>
        <w:rPr>
          <w:color w:val="1C1E29"/>
        </w:rPr>
        <w:t>training condition, participants saw the Chinese word and were asked to recall the corresponding English term</w:t>
      </w:r>
      <w:r w:rsidR="008C6E4C">
        <w:rPr>
          <w:color w:val="1C1E29"/>
        </w:rPr>
        <w:t xml:space="preserve">; </w:t>
      </w:r>
      <w:r>
        <w:rPr>
          <w:color w:val="1C1E29"/>
        </w:rPr>
        <w:t xml:space="preserve">i.e. seeing a prompt of “Please type the corresponding English term of [Chinese word].” When they were finished, they received correct answer feedback. In the </w:t>
      </w:r>
      <w:r w:rsidR="00953360">
        <w:rPr>
          <w:color w:val="1C1E29"/>
        </w:rPr>
        <w:t xml:space="preserve">receptive training </w:t>
      </w:r>
      <w:r>
        <w:rPr>
          <w:color w:val="1C1E29"/>
        </w:rPr>
        <w:t>condition, participants saw the English term and were asked to recall the corresponding Chinese translation (i.e. seeing a prompt of “Please type the corresponding Chinese translation of [English word].” The correct Chinese translation appear</w:t>
      </w:r>
      <w:r w:rsidR="008C6E4C">
        <w:rPr>
          <w:color w:val="1C1E29"/>
        </w:rPr>
        <w:t>e</w:t>
      </w:r>
      <w:r w:rsidR="00145FF5">
        <w:rPr>
          <w:color w:val="1C1E29"/>
        </w:rPr>
        <w:t>d</w:t>
      </w:r>
      <w:r>
        <w:rPr>
          <w:color w:val="1C1E29"/>
        </w:rPr>
        <w:t xml:space="preserve"> on the screen after they finish</w:t>
      </w:r>
      <w:r w:rsidR="008C6E4C">
        <w:rPr>
          <w:color w:val="1C1E29"/>
        </w:rPr>
        <w:t>ed</w:t>
      </w:r>
      <w:r>
        <w:rPr>
          <w:color w:val="1C1E29"/>
        </w:rPr>
        <w:t xml:space="preserve">. In the </w:t>
      </w:r>
      <w:r w:rsidR="00953360">
        <w:rPr>
          <w:color w:val="1C1E29"/>
        </w:rPr>
        <w:t xml:space="preserve">picture + productive training </w:t>
      </w:r>
      <w:r>
        <w:rPr>
          <w:color w:val="1C1E29"/>
        </w:rPr>
        <w:t xml:space="preserve">condition, participants </w:t>
      </w:r>
      <w:r w:rsidR="008C6E4C">
        <w:rPr>
          <w:color w:val="1C1E29"/>
        </w:rPr>
        <w:t>saw</w:t>
      </w:r>
      <w:r>
        <w:rPr>
          <w:color w:val="1C1E29"/>
        </w:rPr>
        <w:t xml:space="preserve"> the Chinese translation and a picture with a prompt “Please type the corresponding English term.” Feedback was the same as for the </w:t>
      </w:r>
      <w:r w:rsidR="00953360">
        <w:rPr>
          <w:color w:val="1C1E29"/>
        </w:rPr>
        <w:t>receptive training</w:t>
      </w:r>
      <w:r>
        <w:rPr>
          <w:color w:val="1C1E29"/>
        </w:rPr>
        <w:t xml:space="preserve"> condition. In the RE condition, participants </w:t>
      </w:r>
      <w:r w:rsidR="008C6E4C">
        <w:rPr>
          <w:color w:val="1C1E29"/>
        </w:rPr>
        <w:t xml:space="preserve">were </w:t>
      </w:r>
      <w:r>
        <w:rPr>
          <w:color w:val="1C1E29"/>
        </w:rPr>
        <w:t>instructed to click the next page button when they felt that they had mastered the word pair. The order of the training condition and material</w:t>
      </w:r>
      <w:r w:rsidR="008C6E4C">
        <w:rPr>
          <w:color w:val="1C1E29"/>
        </w:rPr>
        <w:t>s</w:t>
      </w:r>
      <w:r>
        <w:rPr>
          <w:color w:val="1C1E29"/>
        </w:rPr>
        <w:t xml:space="preserve"> </w:t>
      </w:r>
      <w:r w:rsidR="008C6E4C">
        <w:rPr>
          <w:color w:val="1C1E29"/>
        </w:rPr>
        <w:t>were</w:t>
      </w:r>
      <w:r>
        <w:rPr>
          <w:color w:val="1C1E29"/>
        </w:rPr>
        <w:t xml:space="preserve"> counterbalanced. Upon completing the training session, participants w</w:t>
      </w:r>
      <w:r w:rsidR="008C6E4C">
        <w:rPr>
          <w:color w:val="1C1E29"/>
        </w:rPr>
        <w:t>ere</w:t>
      </w:r>
      <w:r>
        <w:rPr>
          <w:color w:val="1C1E29"/>
        </w:rPr>
        <w:t xml:space="preserve"> instructed to come </w:t>
      </w:r>
      <w:r>
        <w:rPr>
          <w:color w:val="1C1E29"/>
        </w:rPr>
        <w:lastRenderedPageBreak/>
        <w:t xml:space="preserve">back </w:t>
      </w:r>
      <w:r w:rsidR="00326AA2">
        <w:rPr>
          <w:color w:val="1C1E29"/>
        </w:rPr>
        <w:t xml:space="preserve">in 2 days </w:t>
      </w:r>
      <w:r>
        <w:rPr>
          <w:color w:val="1C1E29"/>
        </w:rPr>
        <w:t>to study new word pair</w:t>
      </w:r>
      <w:r w:rsidR="008C6E4C">
        <w:rPr>
          <w:color w:val="1C1E29"/>
        </w:rPr>
        <w:t>s</w:t>
      </w:r>
      <w:r w:rsidR="00145FF5">
        <w:rPr>
          <w:color w:val="1C1E29"/>
        </w:rPr>
        <w:t>, though</w:t>
      </w:r>
      <w:r w:rsidR="008C6E4C">
        <w:rPr>
          <w:color w:val="1C1E29"/>
        </w:rPr>
        <w:t xml:space="preserve"> in fact they were tested on the previously seen pairs).</w:t>
      </w:r>
    </w:p>
    <w:p w14:paraId="30F672A6" w14:textId="0B0E59FE" w:rsidR="00161D7A" w:rsidRPr="0032724F" w:rsidRDefault="00161D7A" w:rsidP="00161D7A">
      <w:pPr>
        <w:pStyle w:val="NormalWeb"/>
        <w:spacing w:before="0" w:beforeAutospacing="0" w:after="0" w:afterAutospacing="0" w:line="480" w:lineRule="auto"/>
        <w:ind w:firstLine="720"/>
        <w:rPr>
          <w:color w:val="1C1E29"/>
        </w:rPr>
      </w:pPr>
      <w:r>
        <w:rPr>
          <w:color w:val="1C1E29"/>
        </w:rPr>
        <w:t xml:space="preserve">In the testing session, participants were randomly assigned to take the </w:t>
      </w:r>
      <w:r w:rsidR="00953360">
        <w:rPr>
          <w:color w:val="1C1E29"/>
        </w:rPr>
        <w:t>receptive</w:t>
      </w:r>
      <w:r>
        <w:rPr>
          <w:color w:val="1C1E29"/>
        </w:rPr>
        <w:t xml:space="preserve"> final test or the </w:t>
      </w:r>
      <w:r w:rsidR="00953360">
        <w:rPr>
          <w:color w:val="1C1E29"/>
        </w:rPr>
        <w:t>productive</w:t>
      </w:r>
      <w:r>
        <w:rPr>
          <w:color w:val="1C1E29"/>
        </w:rPr>
        <w:t xml:space="preserve"> final test. The format of the </w:t>
      </w:r>
      <w:r w:rsidR="002D7CBB">
        <w:rPr>
          <w:color w:val="1C1E29"/>
        </w:rPr>
        <w:t>final test</w:t>
      </w:r>
      <w:r>
        <w:rPr>
          <w:color w:val="1C1E29"/>
        </w:rPr>
        <w:t xml:space="preserve"> is similar to the corresponding training condition except feedback </w:t>
      </w:r>
      <w:r w:rsidR="008C6E4C">
        <w:rPr>
          <w:color w:val="1C1E29"/>
        </w:rPr>
        <w:t>was</w:t>
      </w:r>
      <w:r>
        <w:rPr>
          <w:color w:val="1C1E29"/>
        </w:rPr>
        <w:t xml:space="preserve"> not provided. Upon completing the final test, participants </w:t>
      </w:r>
      <w:r w:rsidR="008C6E4C">
        <w:rPr>
          <w:color w:val="1C1E29"/>
        </w:rPr>
        <w:t xml:space="preserve">were </w:t>
      </w:r>
      <w:r>
        <w:rPr>
          <w:color w:val="1C1E29"/>
        </w:rPr>
        <w:t xml:space="preserve">thanked and excused.  </w:t>
      </w:r>
    </w:p>
    <w:p w14:paraId="79991F58" w14:textId="77777777" w:rsidR="00161D7A" w:rsidRDefault="00161D7A" w:rsidP="00161D7A">
      <w:pPr>
        <w:rPr>
          <w:b/>
          <w:bCs/>
        </w:rPr>
      </w:pPr>
    </w:p>
    <w:p w14:paraId="7020475C" w14:textId="405C7F35" w:rsidR="00280E41" w:rsidRDefault="00161D7A" w:rsidP="00161D7A">
      <w:pPr>
        <w:rPr>
          <w:b/>
          <w:bCs/>
        </w:rPr>
      </w:pPr>
      <w:r w:rsidRPr="0032724F">
        <w:rPr>
          <w:b/>
          <w:bCs/>
        </w:rPr>
        <w:t>Result</w:t>
      </w:r>
      <w:r>
        <w:rPr>
          <w:b/>
          <w:bCs/>
        </w:rPr>
        <w:t xml:space="preserve">: </w:t>
      </w:r>
    </w:p>
    <w:p w14:paraId="3788DA63" w14:textId="52A1605B" w:rsidR="00280E41" w:rsidRDefault="00280E41" w:rsidP="00161D7A">
      <w:pPr>
        <w:rPr>
          <w:u w:val="single"/>
        </w:rPr>
      </w:pPr>
      <w:r w:rsidRPr="00280E41">
        <w:rPr>
          <w:u w:val="single"/>
        </w:rPr>
        <w:t xml:space="preserve">Descriptive Result: </w:t>
      </w:r>
    </w:p>
    <w:p w14:paraId="13FA576E" w14:textId="139EE86C" w:rsidR="007F3924" w:rsidRPr="007F3924" w:rsidRDefault="007F3924" w:rsidP="00161D7A">
      <w:r>
        <w:tab/>
        <w:t xml:space="preserve"> </w:t>
      </w:r>
    </w:p>
    <w:p w14:paraId="54BCCAD8" w14:textId="5250A1D9" w:rsidR="00280E41" w:rsidRDefault="00280E41" w:rsidP="00280E41">
      <w:pPr>
        <w:ind w:firstLine="720"/>
      </w:pPr>
      <w:commentRangeStart w:id="21"/>
      <w:r>
        <w:t xml:space="preserve">We first analyzed whether one training condition take significant longer than another training condition. We used a mixed factor Analysis of Variance (ANOVA) with time taken to complete the training block as the dependent variable. The between-subject factor was the Test-Type (productive final test vs. receptive final test), and the within subject factor was the Training Task (receptive vs. productive vs. picture + productive vs. restudy). For receptive final test, the overall model was significant </w:t>
      </w:r>
      <w:bookmarkStart w:id="22" w:name="OLE_LINK9"/>
      <w:bookmarkStart w:id="23" w:name="OLE_LINK10"/>
      <w:r>
        <w:t>(</w:t>
      </w:r>
      <w:proofErr w:type="gramStart"/>
      <w:r w:rsidRPr="00084B62">
        <w:rPr>
          <w:i/>
          <w:iCs/>
        </w:rPr>
        <w:t>F</w:t>
      </w:r>
      <w:r>
        <w:t>(</w:t>
      </w:r>
      <w:proofErr w:type="gramEnd"/>
      <w:r>
        <w:t xml:space="preserve">3,150) = 62.410, </w:t>
      </w:r>
      <w:bookmarkStart w:id="24" w:name="OLE_LINK13"/>
      <w:bookmarkStart w:id="25" w:name="OLE_LINK14"/>
      <w:r>
        <w:rPr>
          <w:i/>
          <w:iCs/>
        </w:rPr>
        <w:t xml:space="preserve">p </w:t>
      </w:r>
      <w:r>
        <w:t>&lt; 0.001</w:t>
      </w:r>
      <w:bookmarkEnd w:id="24"/>
      <w:bookmarkEnd w:id="25"/>
      <w:r>
        <w:t xml:space="preserve">). </w:t>
      </w:r>
      <w:bookmarkEnd w:id="22"/>
      <w:bookmarkEnd w:id="23"/>
      <w:r>
        <w:t xml:space="preserve">Post-hoc comparison using Tukey HSD found that participants took significantly less time in restudy (M = 2.65 </w:t>
      </w:r>
      <w:bookmarkStart w:id="26" w:name="OLE_LINK11"/>
      <w:bookmarkStart w:id="27" w:name="OLE_LINK12"/>
      <w:r>
        <w:t>minutes</w:t>
      </w:r>
      <w:bookmarkEnd w:id="26"/>
      <w:bookmarkEnd w:id="27"/>
      <w:r>
        <w:t>) training condition than productive (M = 5.35 minutes,</w:t>
      </w:r>
      <w:r w:rsidRPr="00280E41">
        <w:rPr>
          <w:i/>
          <w:iCs/>
        </w:rPr>
        <w:t xml:space="preserve"> </w:t>
      </w:r>
      <w:r>
        <w:rPr>
          <w:i/>
          <w:iCs/>
        </w:rPr>
        <w:t>p</w:t>
      </w:r>
      <w:r>
        <w:t xml:space="preserve"> &lt; 0.001), receptive (M = 5.53 minutes, </w:t>
      </w:r>
      <w:r>
        <w:rPr>
          <w:i/>
          <w:iCs/>
        </w:rPr>
        <w:t>p</w:t>
      </w:r>
      <w:r>
        <w:t xml:space="preserve"> &lt; 0.001), and picture + productive training condition (M = 5.775 minutes, </w:t>
      </w:r>
      <w:bookmarkStart w:id="28" w:name="OLE_LINK1"/>
      <w:bookmarkStart w:id="29" w:name="OLE_LINK2"/>
      <w:r>
        <w:rPr>
          <w:i/>
          <w:iCs/>
        </w:rPr>
        <w:t>p</w:t>
      </w:r>
      <w:r>
        <w:t xml:space="preserve"> &lt; 0.00</w:t>
      </w:r>
      <w:bookmarkEnd w:id="28"/>
      <w:bookmarkEnd w:id="29"/>
      <w:r>
        <w:t>1). All other comparison is not significant. For productive final test, the overall was also significant (</w:t>
      </w:r>
      <w:proofErr w:type="gramStart"/>
      <w:r w:rsidRPr="00084B62">
        <w:rPr>
          <w:i/>
          <w:iCs/>
        </w:rPr>
        <w:t>F</w:t>
      </w:r>
      <w:r>
        <w:t>(</w:t>
      </w:r>
      <w:proofErr w:type="gramEnd"/>
      <w:r>
        <w:t xml:space="preserve">3,153) = 60.081, </w:t>
      </w:r>
      <w:r>
        <w:rPr>
          <w:i/>
          <w:iCs/>
        </w:rPr>
        <w:t xml:space="preserve">p </w:t>
      </w:r>
      <w:r>
        <w:t xml:space="preserve">&lt; 0.001). Post-hoc comparison using Tukey HSD also found that participants took significant less time in restudy condition (M = 2.386 minutes) than productive (M = 5.706 minutes, </w:t>
      </w:r>
      <w:r>
        <w:rPr>
          <w:i/>
          <w:iCs/>
        </w:rPr>
        <w:t xml:space="preserve">p </w:t>
      </w:r>
      <w:r>
        <w:t xml:space="preserve">&lt; 0.001), receptive (M = 5.462 minutes, </w:t>
      </w:r>
      <w:r>
        <w:rPr>
          <w:i/>
          <w:iCs/>
        </w:rPr>
        <w:t xml:space="preserve">p </w:t>
      </w:r>
      <w:r>
        <w:t xml:space="preserve">&lt; 0.001) and picture + productive training </w:t>
      </w:r>
      <w:r>
        <w:lastRenderedPageBreak/>
        <w:t xml:space="preserve">condition (M = 5.886 minutes, </w:t>
      </w:r>
      <w:r>
        <w:rPr>
          <w:i/>
          <w:iCs/>
        </w:rPr>
        <w:t xml:space="preserve">p </w:t>
      </w:r>
      <w:r>
        <w:t xml:space="preserve">&lt; 0.001). In summary, we found that restudy condition take the least amount of time, and all three other conditions took approximately the same amount of time. </w:t>
      </w:r>
      <w:commentRangeEnd w:id="21"/>
      <w:r w:rsidR="00B04FB6">
        <w:rPr>
          <w:rStyle w:val="CommentReference"/>
        </w:rPr>
        <w:commentReference w:id="21"/>
      </w:r>
    </w:p>
    <w:p w14:paraId="424BBC73" w14:textId="77777777" w:rsidR="00280E41" w:rsidRDefault="00280E41" w:rsidP="00280E41"/>
    <w:p w14:paraId="5BA1CC24" w14:textId="317C0108" w:rsidR="00280E41" w:rsidRPr="00280E41" w:rsidRDefault="00ED365A" w:rsidP="00280E41">
      <w:pPr>
        <w:rPr>
          <w:u w:val="single"/>
        </w:rPr>
      </w:pPr>
      <w:r>
        <w:rPr>
          <w:u w:val="single"/>
        </w:rPr>
        <w:t>Strict Scoring Result</w:t>
      </w:r>
    </w:p>
    <w:p w14:paraId="7DC1C612" w14:textId="45DFCFA2" w:rsidR="00161D7A" w:rsidRDefault="00161D7A" w:rsidP="00161D7A">
      <w:pPr>
        <w:ind w:firstLine="720"/>
      </w:pPr>
      <w:commentRangeStart w:id="30"/>
      <w:r>
        <w:t>We analyzed the data using mixed factors Analysis of Variance (ANOVA). The between-subjects factor was the Test-Type (productive final test vs. the receptive final test), and the within-subject factor was Training Task (</w:t>
      </w:r>
      <w:r w:rsidR="00953360">
        <w:t>receptive</w:t>
      </w:r>
      <w:r>
        <w:t xml:space="preserve"> vs. </w:t>
      </w:r>
      <w:r w:rsidR="00953360">
        <w:t>productive</w:t>
      </w:r>
      <w:r>
        <w:t xml:space="preserve"> vs.</w:t>
      </w:r>
      <w:r w:rsidR="00953360">
        <w:t xml:space="preserve"> picture + productive</w:t>
      </w:r>
      <w:r>
        <w:t xml:space="preserve"> vs. </w:t>
      </w:r>
      <w:r w:rsidR="00953360">
        <w:t>restudy</w:t>
      </w:r>
      <w:r>
        <w:t>).</w:t>
      </w:r>
      <w:commentRangeEnd w:id="30"/>
      <w:r w:rsidR="00280E41">
        <w:rPr>
          <w:rStyle w:val="CommentReference"/>
        </w:rPr>
        <w:commentReference w:id="30"/>
      </w:r>
    </w:p>
    <w:p w14:paraId="758256A0" w14:textId="0D061892" w:rsidR="002D7CBB" w:rsidRDefault="00953360" w:rsidP="00161D7A">
      <w:pPr>
        <w:ind w:firstLine="720"/>
      </w:pPr>
      <w:r>
        <w:t>For the productive</w:t>
      </w:r>
      <w:r w:rsidR="00161D7A">
        <w:t xml:space="preserve"> final test, the overall model </w:t>
      </w:r>
      <w:r w:rsidR="0064131D">
        <w:t xml:space="preserve">was </w:t>
      </w:r>
      <w:r w:rsidR="00161D7A">
        <w:t xml:space="preserve">significant </w:t>
      </w:r>
      <w:bookmarkStart w:id="31" w:name="OLE_LINK7"/>
      <w:bookmarkStart w:id="32" w:name="OLE_LINK8"/>
      <w:r w:rsidR="00161D7A">
        <w:t>(</w:t>
      </w:r>
      <w:proofErr w:type="gramStart"/>
      <w:r w:rsidR="00161D7A" w:rsidRPr="00084B62">
        <w:rPr>
          <w:i/>
          <w:iCs/>
        </w:rPr>
        <w:t>F</w:t>
      </w:r>
      <w:r w:rsidR="00161D7A">
        <w:t>(</w:t>
      </w:r>
      <w:proofErr w:type="gramEnd"/>
      <w:r w:rsidR="00161D7A">
        <w:t xml:space="preserve">3,153) = 20.693, </w:t>
      </w:r>
      <w:r w:rsidR="00161D7A">
        <w:rPr>
          <w:i/>
          <w:iCs/>
        </w:rPr>
        <w:t xml:space="preserve">p </w:t>
      </w:r>
      <w:r w:rsidR="00161D7A">
        <w:t>&lt; 0.001)</w:t>
      </w:r>
      <w:bookmarkEnd w:id="31"/>
      <w:bookmarkEnd w:id="32"/>
      <w:r w:rsidR="00161D7A">
        <w:t xml:space="preserve">. Post-hoc comparison using Tukey HSD adjustment revealed </w:t>
      </w:r>
      <w:r w:rsidR="008C6E4C">
        <w:t>that proportion correct in t</w:t>
      </w:r>
      <w:r w:rsidR="00161D7A">
        <w:t>h</w:t>
      </w:r>
      <w:r w:rsidR="008C6E4C">
        <w:t>e</w:t>
      </w:r>
      <w:r w:rsidR="00161D7A">
        <w:t xml:space="preserve"> </w:t>
      </w:r>
      <w:r>
        <w:t>picture + productive</w:t>
      </w:r>
      <w:r w:rsidR="00161D7A">
        <w:t xml:space="preserve"> condition (mean  = </w:t>
      </w:r>
      <w:r w:rsidR="00280E41">
        <w:t>0</w:t>
      </w:r>
      <w:r w:rsidR="008C6E4C">
        <w:t>.</w:t>
      </w:r>
      <w:r w:rsidR="00161D7A">
        <w:t>3</w:t>
      </w:r>
      <w:r w:rsidR="00280E41">
        <w:t>28</w:t>
      </w:r>
      <w:r w:rsidR="008C6E4C">
        <w:t xml:space="preserve">; </w:t>
      </w:r>
      <w:r w:rsidR="00161D7A">
        <w:t xml:space="preserve">mean proportion correct is abbreviated as M hereafter) was significantly higher than </w:t>
      </w:r>
      <w:r w:rsidR="008C6E4C">
        <w:t xml:space="preserve">that </w:t>
      </w:r>
      <w:r w:rsidR="00161D7A">
        <w:t xml:space="preserve">in both the </w:t>
      </w:r>
      <w:r>
        <w:t>receptive training</w:t>
      </w:r>
      <w:r w:rsidR="00161D7A">
        <w:t xml:space="preserve"> condition (M = </w:t>
      </w:r>
      <w:r w:rsidR="00280E41">
        <w:t>0</w:t>
      </w:r>
      <w:r w:rsidR="008C6E4C">
        <w:t>.</w:t>
      </w:r>
      <w:r w:rsidR="00152C01">
        <w:t>1</w:t>
      </w:r>
      <w:r w:rsidR="0020018D">
        <w:t>5</w:t>
      </w:r>
      <w:r w:rsidR="00280E41">
        <w:t>2</w:t>
      </w:r>
      <w:r w:rsidR="00161D7A">
        <w:t xml:space="preserve">; </w:t>
      </w:r>
      <w:r w:rsidR="00161D7A">
        <w:rPr>
          <w:i/>
          <w:iCs/>
        </w:rPr>
        <w:t xml:space="preserve">p </w:t>
      </w:r>
      <w:r w:rsidR="00161D7A">
        <w:t xml:space="preserve">&lt; 0.001) and the </w:t>
      </w:r>
      <w:r>
        <w:t xml:space="preserve">restudy </w:t>
      </w:r>
      <w:r w:rsidR="00161D7A">
        <w:t xml:space="preserve">condition (M = </w:t>
      </w:r>
      <w:r w:rsidR="00280E41">
        <w:t>0</w:t>
      </w:r>
      <w:r w:rsidR="008C6E4C">
        <w:t>.</w:t>
      </w:r>
      <w:r w:rsidR="00161D7A">
        <w:t>1</w:t>
      </w:r>
      <w:r w:rsidR="0020018D">
        <w:t>6</w:t>
      </w:r>
      <w:r w:rsidR="00280E41">
        <w:t>1</w:t>
      </w:r>
      <w:r w:rsidR="00161D7A">
        <w:t xml:space="preserve">; </w:t>
      </w:r>
      <w:r w:rsidR="00161D7A">
        <w:rPr>
          <w:i/>
          <w:iCs/>
        </w:rPr>
        <w:t xml:space="preserve">p &lt; </w:t>
      </w:r>
      <w:r w:rsidR="00161D7A">
        <w:t xml:space="preserve">0.001). Additionally, </w:t>
      </w:r>
      <w:r w:rsidR="008C6E4C">
        <w:t xml:space="preserve">proportion correct in the </w:t>
      </w:r>
      <w:r>
        <w:t xml:space="preserve">productive training </w:t>
      </w:r>
      <w:r w:rsidR="00161D7A">
        <w:t xml:space="preserve">condition </w:t>
      </w:r>
      <w:r w:rsidR="00152C01">
        <w:t xml:space="preserve">(M = </w:t>
      </w:r>
      <w:r w:rsidR="00280E41">
        <w:t>0</w:t>
      </w:r>
      <w:r w:rsidR="008C6E4C">
        <w:t>.</w:t>
      </w:r>
      <w:r w:rsidR="00152C01">
        <w:t>2</w:t>
      </w:r>
      <w:r w:rsidR="00280E41">
        <w:t>68</w:t>
      </w:r>
      <w:r w:rsidR="00152C01">
        <w:t xml:space="preserve">) </w:t>
      </w:r>
      <w:r w:rsidR="00161D7A">
        <w:t xml:space="preserve">was significantly </w:t>
      </w:r>
      <w:r w:rsidR="008C6E4C">
        <w:t>higher</w:t>
      </w:r>
      <w:r w:rsidR="00161D7A">
        <w:t xml:space="preserve"> than </w:t>
      </w:r>
      <w:r w:rsidR="008C6E4C">
        <w:t xml:space="preserve">in the </w:t>
      </w:r>
      <w:r>
        <w:t>receptive training</w:t>
      </w:r>
      <w:r w:rsidR="00161D7A">
        <w:t xml:space="preserve"> condition </w:t>
      </w:r>
      <w:r w:rsidR="00161D7A" w:rsidRPr="00280E41">
        <w:t xml:space="preserve">(M = </w:t>
      </w:r>
      <w:r w:rsidR="00280E41">
        <w:t>0</w:t>
      </w:r>
      <w:r w:rsidR="00280E41" w:rsidRPr="00280E41">
        <w:t>.152</w:t>
      </w:r>
      <w:r w:rsidR="00161D7A" w:rsidRPr="00280E41">
        <w:t xml:space="preserve"> </w:t>
      </w:r>
      <w:r w:rsidR="00161D7A" w:rsidRPr="00280E41">
        <w:rPr>
          <w:i/>
          <w:iCs/>
        </w:rPr>
        <w:t xml:space="preserve">p </w:t>
      </w:r>
      <w:r w:rsidR="00161D7A" w:rsidRPr="00280E41">
        <w:t xml:space="preserve">&lt; 0.001) </w:t>
      </w:r>
      <w:r w:rsidR="00161D7A">
        <w:t xml:space="preserve">and </w:t>
      </w:r>
      <w:r>
        <w:t>restudy</w:t>
      </w:r>
      <w:r w:rsidR="00161D7A">
        <w:t xml:space="preserve"> </w:t>
      </w:r>
      <w:r w:rsidR="00161D7A" w:rsidRPr="00280E41">
        <w:t xml:space="preserve">condition (M = </w:t>
      </w:r>
      <w:r w:rsidR="00280E41">
        <w:t>0</w:t>
      </w:r>
      <w:r w:rsidR="00280E41" w:rsidRPr="00280E41">
        <w:t>.161</w:t>
      </w:r>
      <w:r w:rsidR="00161D7A" w:rsidRPr="00280E41">
        <w:t xml:space="preserve">; </w:t>
      </w:r>
      <w:r w:rsidR="00161D7A" w:rsidRPr="00280E41">
        <w:rPr>
          <w:i/>
          <w:iCs/>
        </w:rPr>
        <w:t>p</w:t>
      </w:r>
      <w:r w:rsidR="00161D7A" w:rsidRPr="00280E41">
        <w:t xml:space="preserve"> &lt; 0.001). </w:t>
      </w:r>
      <w:r w:rsidR="00161D7A">
        <w:t xml:space="preserve">No other significant effects were observed. </w:t>
      </w:r>
    </w:p>
    <w:p w14:paraId="599F52E2" w14:textId="1D6C75A6" w:rsidR="00ED365A" w:rsidRDefault="00161D7A" w:rsidP="00B04FB6">
      <w:pPr>
        <w:ind w:firstLine="720"/>
      </w:pPr>
      <w:bookmarkStart w:id="33" w:name="OLE_LINK26"/>
      <w:bookmarkStart w:id="34" w:name="OLE_LINK27"/>
      <w:r>
        <w:t xml:space="preserve">For </w:t>
      </w:r>
      <w:r w:rsidR="00953360">
        <w:t xml:space="preserve">the </w:t>
      </w:r>
      <w:r w:rsidR="00ED365A">
        <w:t>receptive</w:t>
      </w:r>
      <w:r w:rsidR="00953360">
        <w:t xml:space="preserve"> </w:t>
      </w:r>
      <w:r>
        <w:t xml:space="preserve">final test, the overall model </w:t>
      </w:r>
      <w:r w:rsidR="00F21AC3">
        <w:t>was</w:t>
      </w:r>
      <w:r>
        <w:t xml:space="preserve"> also significant</w:t>
      </w:r>
      <w:r w:rsidR="00AD5D54">
        <w:t xml:space="preserve">, </w:t>
      </w:r>
      <w:proofErr w:type="gramStart"/>
      <w:r>
        <w:rPr>
          <w:i/>
          <w:iCs/>
        </w:rPr>
        <w:t>F</w:t>
      </w:r>
      <w:r>
        <w:t>(</w:t>
      </w:r>
      <w:proofErr w:type="gramEnd"/>
      <w:r>
        <w:t xml:space="preserve">3,150) = 23.5, </w:t>
      </w:r>
      <w:r>
        <w:rPr>
          <w:i/>
          <w:iCs/>
        </w:rPr>
        <w:t>p</w:t>
      </w:r>
      <w:r>
        <w:t xml:space="preserve"> &lt; 0.001. Post-hoc comparison using Tukey HSD adjustment revealed that proportion correct </w:t>
      </w:r>
      <w:r w:rsidR="00AD5D54">
        <w:t>in the</w:t>
      </w:r>
      <w:r>
        <w:t xml:space="preserve"> </w:t>
      </w:r>
      <w:r w:rsidR="00953360">
        <w:t>receptive training</w:t>
      </w:r>
      <w:r>
        <w:t xml:space="preserve"> </w:t>
      </w:r>
      <w:r w:rsidR="00953360" w:rsidRPr="002550FA">
        <w:t xml:space="preserve">condition </w:t>
      </w:r>
      <w:r w:rsidRPr="002550FA">
        <w:t xml:space="preserve">(M = </w:t>
      </w:r>
      <w:r w:rsidR="002550FA" w:rsidRPr="002550FA">
        <w:t>.318</w:t>
      </w:r>
      <w:r w:rsidRPr="002550FA">
        <w:t xml:space="preserve">), </w:t>
      </w:r>
      <w:r w:rsidR="00AD5D54" w:rsidRPr="002550FA">
        <w:t xml:space="preserve">the </w:t>
      </w:r>
      <w:r w:rsidR="00953360" w:rsidRPr="002550FA">
        <w:t xml:space="preserve">productive training condition </w:t>
      </w:r>
      <w:r w:rsidRPr="002550FA">
        <w:t xml:space="preserve">(M = </w:t>
      </w:r>
      <w:r w:rsidR="002550FA">
        <w:t>0</w:t>
      </w:r>
      <w:r w:rsidR="002550FA" w:rsidRPr="002550FA">
        <w:t>.280)</w:t>
      </w:r>
      <w:r w:rsidRPr="002550FA">
        <w:t xml:space="preserve"> and </w:t>
      </w:r>
      <w:r w:rsidR="00AD5D54" w:rsidRPr="002550FA">
        <w:t xml:space="preserve">the </w:t>
      </w:r>
      <w:r w:rsidR="00953360">
        <w:t>picture + productive training</w:t>
      </w:r>
      <w:r>
        <w:t xml:space="preserve"> </w:t>
      </w:r>
      <w:r w:rsidR="00953360" w:rsidRPr="003E0681">
        <w:t xml:space="preserve">condition </w:t>
      </w:r>
      <w:r w:rsidRPr="003E0681">
        <w:t xml:space="preserve">(M = </w:t>
      </w:r>
      <w:r w:rsidR="002550FA" w:rsidRPr="003E0681">
        <w:t>0.305</w:t>
      </w:r>
      <w:r w:rsidRPr="003E0681">
        <w:t xml:space="preserve">) </w:t>
      </w:r>
      <w:r w:rsidR="00F21AC3" w:rsidRPr="003E0681">
        <w:t>was</w:t>
      </w:r>
      <w:r w:rsidRPr="003E0681">
        <w:t xml:space="preserve"> </w:t>
      </w:r>
      <w:r>
        <w:t xml:space="preserve">significantly </w:t>
      </w:r>
      <w:r w:rsidR="00AD5D54">
        <w:t xml:space="preserve">higher </w:t>
      </w:r>
      <w:r>
        <w:t xml:space="preserve">than </w:t>
      </w:r>
      <w:r w:rsidR="00AD5D54">
        <w:t xml:space="preserve">in the </w:t>
      </w:r>
      <w:r w:rsidR="00953360">
        <w:t>restudy</w:t>
      </w:r>
      <w:r>
        <w:t xml:space="preserve"> </w:t>
      </w:r>
      <w:r w:rsidRPr="002550FA">
        <w:t xml:space="preserve">condition (M = </w:t>
      </w:r>
      <w:r w:rsidR="002550FA" w:rsidRPr="002550FA">
        <w:t xml:space="preserve">0.128; </w:t>
      </w:r>
      <w:r w:rsidRPr="002550FA">
        <w:t xml:space="preserve">all three </w:t>
      </w:r>
      <w:r w:rsidRPr="002550FA">
        <w:rPr>
          <w:i/>
          <w:iCs/>
        </w:rPr>
        <w:t xml:space="preserve">p </w:t>
      </w:r>
      <w:r w:rsidRPr="002550FA">
        <w:t xml:space="preserve">&lt; 0.001). No </w:t>
      </w:r>
      <w:r>
        <w:t xml:space="preserve">other significant effects were observed. </w:t>
      </w:r>
    </w:p>
    <w:p w14:paraId="317BCDA0" w14:textId="15D7CBCF" w:rsidR="00ED365A" w:rsidRPr="00ED365A" w:rsidRDefault="00ED365A" w:rsidP="00ED365A">
      <w:pPr>
        <w:rPr>
          <w:u w:val="single"/>
        </w:rPr>
      </w:pPr>
      <w:r w:rsidRPr="00ED365A">
        <w:rPr>
          <w:u w:val="single"/>
        </w:rPr>
        <w:t>Lenient Scoring Result</w:t>
      </w:r>
    </w:p>
    <w:bookmarkEnd w:id="33"/>
    <w:bookmarkEnd w:id="34"/>
    <w:p w14:paraId="3127AB09" w14:textId="792F6887" w:rsidR="00161D7A" w:rsidRDefault="0064131D" w:rsidP="0064131D">
      <w:pPr>
        <w:ind w:firstLine="720"/>
        <w:rPr>
          <w:rFonts w:cs="Times New Roman"/>
          <w:color w:val="000000"/>
        </w:rPr>
      </w:pPr>
      <w:r>
        <w:rPr>
          <w:rFonts w:cs="Times New Roman"/>
          <w:color w:val="000000"/>
        </w:rPr>
        <w:lastRenderedPageBreak/>
        <w:t>W</w:t>
      </w:r>
      <w:r w:rsidR="00161D7A">
        <w:rPr>
          <w:rFonts w:cs="Times New Roman"/>
          <w:color w:val="000000"/>
        </w:rPr>
        <w:t>e also analyzed the data using a more lenient criterion. Three research assistants who are proficient in both Chinese and English independently scored the data based on the following instructions</w:t>
      </w:r>
      <w:r>
        <w:rPr>
          <w:rFonts w:cs="Times New Roman"/>
          <w:color w:val="000000"/>
        </w:rPr>
        <w:t>:</w:t>
      </w:r>
      <w:r w:rsidR="00161D7A">
        <w:rPr>
          <w:rFonts w:cs="Times New Roman"/>
          <w:color w:val="000000"/>
        </w:rPr>
        <w:t xml:space="preserve"> </w:t>
      </w:r>
      <w:r>
        <w:rPr>
          <w:rFonts w:cs="Times New Roman"/>
          <w:color w:val="000000"/>
        </w:rPr>
        <w:t>(</w:t>
      </w:r>
      <w:r w:rsidR="00161D7A">
        <w:rPr>
          <w:rFonts w:cs="Times New Roman"/>
          <w:color w:val="000000"/>
        </w:rPr>
        <w:t xml:space="preserve">1) For grading the Chinese answer, graders </w:t>
      </w:r>
      <w:r>
        <w:rPr>
          <w:rFonts w:cs="Times New Roman"/>
          <w:color w:val="000000"/>
        </w:rPr>
        <w:t>were</w:t>
      </w:r>
      <w:r w:rsidR="00161D7A">
        <w:rPr>
          <w:rFonts w:cs="Times New Roman"/>
          <w:color w:val="000000"/>
        </w:rPr>
        <w:t xml:space="preserve"> instructed to give 0.5 points to answers that have similar meaning to the correct answer</w:t>
      </w:r>
      <w:r>
        <w:rPr>
          <w:rFonts w:cs="Times New Roman"/>
          <w:color w:val="000000"/>
        </w:rPr>
        <w:t>; (</w:t>
      </w:r>
      <w:r w:rsidR="00161D7A">
        <w:rPr>
          <w:rFonts w:cs="Times New Roman"/>
          <w:color w:val="000000"/>
        </w:rPr>
        <w:t xml:space="preserve">2) For grading the English answer, graders </w:t>
      </w:r>
      <w:r w:rsidR="002550FA">
        <w:rPr>
          <w:rFonts w:cs="Times New Roman"/>
          <w:color w:val="000000"/>
        </w:rPr>
        <w:t xml:space="preserve">were </w:t>
      </w:r>
      <w:r w:rsidR="00161D7A">
        <w:rPr>
          <w:rFonts w:cs="Times New Roman"/>
          <w:color w:val="000000"/>
        </w:rPr>
        <w:t xml:space="preserve">instructed to give 0.5 points to answers that were spelt similarly to the correct answer. The graders agreed on 94% of items. We used the most common score among three graders when there was not complete agreement. For </w:t>
      </w:r>
      <w:r w:rsidR="00953360">
        <w:rPr>
          <w:rFonts w:cs="Times New Roman"/>
          <w:color w:val="000000"/>
        </w:rPr>
        <w:t>receptive</w:t>
      </w:r>
      <w:r w:rsidR="00161D7A">
        <w:rPr>
          <w:rFonts w:cs="Times New Roman"/>
          <w:color w:val="000000"/>
        </w:rPr>
        <w:t xml:space="preserve"> final test, the pattern was identical to the previous result. For </w:t>
      </w:r>
      <w:r w:rsidR="00953360">
        <w:rPr>
          <w:rFonts w:cs="Times New Roman"/>
          <w:color w:val="000000"/>
        </w:rPr>
        <w:t>productive</w:t>
      </w:r>
      <w:r w:rsidR="00161D7A">
        <w:rPr>
          <w:rFonts w:cs="Times New Roman"/>
          <w:color w:val="000000"/>
        </w:rPr>
        <w:t xml:space="preserve"> final test,</w:t>
      </w:r>
      <w:r w:rsidR="00953360">
        <w:rPr>
          <w:rFonts w:cs="Times New Roman"/>
          <w:color w:val="000000"/>
        </w:rPr>
        <w:t xml:space="preserve"> the</w:t>
      </w:r>
      <w:r w:rsidR="00161D7A">
        <w:rPr>
          <w:rFonts w:cs="Times New Roman"/>
          <w:color w:val="000000"/>
        </w:rPr>
        <w:t xml:space="preserve"> proportion correct </w:t>
      </w:r>
      <w:r w:rsidR="00953360">
        <w:rPr>
          <w:rFonts w:cs="Times New Roman"/>
          <w:color w:val="000000"/>
        </w:rPr>
        <w:t xml:space="preserve">of the picture + productive training </w:t>
      </w:r>
      <w:r w:rsidR="00161D7A">
        <w:rPr>
          <w:rFonts w:cs="Times New Roman"/>
          <w:color w:val="000000"/>
        </w:rPr>
        <w:t xml:space="preserve">condition (mean proportion correct = </w:t>
      </w:r>
      <w:r w:rsidR="002550FA" w:rsidRPr="002550FA">
        <w:rPr>
          <w:rFonts w:cs="Times New Roman"/>
        </w:rPr>
        <w:t>0.423</w:t>
      </w:r>
      <w:r w:rsidR="00161D7A" w:rsidRPr="002550FA">
        <w:rPr>
          <w:rFonts w:cs="Times New Roman"/>
        </w:rPr>
        <w:t xml:space="preserve">) </w:t>
      </w:r>
      <w:r w:rsidR="00161D7A">
        <w:rPr>
          <w:rFonts w:cs="Times New Roman"/>
          <w:color w:val="000000"/>
        </w:rPr>
        <w:t xml:space="preserve">was slightly better than </w:t>
      </w:r>
      <w:r w:rsidR="00635D45">
        <w:rPr>
          <w:rFonts w:cs="Times New Roman"/>
          <w:color w:val="000000"/>
        </w:rPr>
        <w:t xml:space="preserve">in the </w:t>
      </w:r>
      <w:r w:rsidR="00953360">
        <w:rPr>
          <w:rFonts w:cs="Times New Roman"/>
          <w:color w:val="000000"/>
        </w:rPr>
        <w:t>productive training</w:t>
      </w:r>
      <w:r w:rsidR="00161D7A">
        <w:rPr>
          <w:rFonts w:cs="Times New Roman"/>
          <w:color w:val="000000"/>
        </w:rPr>
        <w:t xml:space="preserve"> condition</w:t>
      </w:r>
      <w:r w:rsidR="00953360">
        <w:rPr>
          <w:rFonts w:cs="Times New Roman"/>
          <w:color w:val="000000"/>
        </w:rPr>
        <w:t xml:space="preserve"> alone</w:t>
      </w:r>
      <w:r w:rsidR="00161D7A">
        <w:rPr>
          <w:rFonts w:cs="Times New Roman"/>
          <w:color w:val="000000"/>
        </w:rPr>
        <w:t xml:space="preserve"> (M = </w:t>
      </w:r>
      <w:r w:rsidR="003E0681">
        <w:rPr>
          <w:rFonts w:cs="Times New Roman"/>
          <w:color w:val="000000"/>
        </w:rPr>
        <w:t>0.388,</w:t>
      </w:r>
      <w:r w:rsidR="00161D7A">
        <w:rPr>
          <w:rFonts w:cs="Times New Roman"/>
          <w:color w:val="000000"/>
        </w:rPr>
        <w:t xml:space="preserve"> </w:t>
      </w:r>
      <w:r w:rsidR="00161D7A">
        <w:rPr>
          <w:rFonts w:cs="Times New Roman"/>
          <w:i/>
          <w:iCs/>
          <w:color w:val="000000"/>
        </w:rPr>
        <w:t xml:space="preserve">p </w:t>
      </w:r>
      <w:r w:rsidR="00161D7A">
        <w:rPr>
          <w:rFonts w:cs="Times New Roman"/>
          <w:color w:val="000000"/>
        </w:rPr>
        <w:t>= 0.048) using</w:t>
      </w:r>
      <w:r w:rsidR="00635D45">
        <w:rPr>
          <w:rFonts w:cs="Times New Roman"/>
          <w:color w:val="000000"/>
        </w:rPr>
        <w:t xml:space="preserve"> </w:t>
      </w:r>
      <w:r w:rsidR="00161D7A">
        <w:rPr>
          <w:rFonts w:cs="Times New Roman"/>
          <w:color w:val="000000"/>
        </w:rPr>
        <w:t xml:space="preserve">proportion correct as </w:t>
      </w:r>
      <w:r w:rsidR="002550FA">
        <w:rPr>
          <w:rFonts w:cs="Times New Roman"/>
          <w:color w:val="000000"/>
        </w:rPr>
        <w:t xml:space="preserve">the </w:t>
      </w:r>
      <w:r w:rsidR="00161D7A">
        <w:rPr>
          <w:rFonts w:cs="Times New Roman"/>
          <w:color w:val="000000"/>
        </w:rPr>
        <w:t>dependent variable. No other different</w:t>
      </w:r>
      <w:r w:rsidR="002550FA">
        <w:rPr>
          <w:rFonts w:cs="Times New Roman"/>
          <w:color w:val="000000"/>
        </w:rPr>
        <w:t xml:space="preserve"> </w:t>
      </w:r>
      <w:r w:rsidR="00161D7A">
        <w:rPr>
          <w:rFonts w:cs="Times New Roman"/>
          <w:color w:val="000000"/>
        </w:rPr>
        <w:t xml:space="preserve">pattern is observed. </w:t>
      </w:r>
    </w:p>
    <w:p w14:paraId="3785105C" w14:textId="77777777" w:rsidR="00ED365A" w:rsidRPr="0086181A" w:rsidRDefault="00ED365A" w:rsidP="00ED365A">
      <w:pPr>
        <w:ind w:firstLine="720"/>
        <w:rPr>
          <w:rFonts w:cs="Times New Roman"/>
          <w:color w:val="000000"/>
        </w:rPr>
      </w:pPr>
    </w:p>
    <w:p w14:paraId="455B5590" w14:textId="68902901" w:rsidR="00CE77D9" w:rsidRDefault="00CE77D9" w:rsidP="00CE77D9">
      <w:pPr>
        <w:jc w:val="center"/>
        <w:rPr>
          <w:rFonts w:cs="Times New Roman"/>
          <w:b/>
          <w:bCs/>
        </w:rPr>
      </w:pPr>
      <w:r w:rsidRPr="00161D7A">
        <w:rPr>
          <w:rFonts w:cs="Times New Roman"/>
          <w:b/>
          <w:bCs/>
        </w:rPr>
        <w:t>Discussion</w:t>
      </w:r>
    </w:p>
    <w:p w14:paraId="5BEE4902" w14:textId="2AA0823F" w:rsidR="00CE77D9" w:rsidRDefault="00CE77D9" w:rsidP="00CE77D9">
      <w:pPr>
        <w:rPr>
          <w:rFonts w:cs="Times New Roman"/>
        </w:rPr>
      </w:pPr>
      <w:r>
        <w:rPr>
          <w:rFonts w:cs="Times New Roman"/>
          <w:b/>
          <w:bCs/>
        </w:rPr>
        <w:tab/>
      </w:r>
      <w:r w:rsidR="00471E63">
        <w:rPr>
          <w:rFonts w:cs="Times New Roman"/>
        </w:rPr>
        <w:t>Our</w:t>
      </w:r>
      <w:r>
        <w:rPr>
          <w:rFonts w:cs="Times New Roman"/>
        </w:rPr>
        <w:t xml:space="preserve"> finding</w:t>
      </w:r>
      <w:r w:rsidR="00471E63">
        <w:rPr>
          <w:rFonts w:cs="Times New Roman"/>
        </w:rPr>
        <w:t>s</w:t>
      </w:r>
      <w:r>
        <w:rPr>
          <w:rFonts w:cs="Times New Roman"/>
        </w:rPr>
        <w:t xml:space="preserve"> </w:t>
      </w:r>
      <w:r w:rsidR="00471E63">
        <w:rPr>
          <w:rFonts w:cs="Times New Roman"/>
        </w:rPr>
        <w:t xml:space="preserve">are </w:t>
      </w:r>
      <w:r>
        <w:rPr>
          <w:rFonts w:cs="Times New Roman"/>
        </w:rPr>
        <w:t>summarized as follow</w:t>
      </w:r>
      <w:r w:rsidR="00471E63">
        <w:rPr>
          <w:rFonts w:cs="Times New Roman"/>
        </w:rPr>
        <w:t>s</w:t>
      </w:r>
      <w:r>
        <w:rPr>
          <w:rFonts w:cs="Times New Roman"/>
        </w:rPr>
        <w:t xml:space="preserve">. </w:t>
      </w:r>
      <w:r w:rsidR="00471E63">
        <w:rPr>
          <w:rFonts w:cs="Times New Roman"/>
        </w:rPr>
        <w:t xml:space="preserve">In agreement </w:t>
      </w:r>
      <w:r>
        <w:rPr>
          <w:rFonts w:cs="Times New Roman"/>
        </w:rPr>
        <w:t xml:space="preserve">with the prior literature, we found that productive training is better than receptive training </w:t>
      </w:r>
      <w:r w:rsidR="00471E63">
        <w:rPr>
          <w:rFonts w:cs="Times New Roman"/>
        </w:rPr>
        <w:t>o</w:t>
      </w:r>
      <w:r>
        <w:rPr>
          <w:rFonts w:cs="Times New Roman"/>
        </w:rPr>
        <w:t xml:space="preserve">n a productive posttest (e.g. </w:t>
      </w:r>
      <w:r>
        <w:rPr>
          <w:rFonts w:cs="Times New Roman"/>
        </w:rPr>
        <w:fldChar w:fldCharType="begin" w:fldLock="1"/>
      </w:r>
      <w:r w:rsidR="00404937">
        <w:rPr>
          <w:rFonts w:cs="Times New Roman"/>
        </w:rP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-2","issued":{"date-parts":[["2004"]]},"page":"79-100","title":"Receptive, productive, and receptive + productive L2 vocabulary learning: what difference does it make?","type":"chapter"},"uris":["http://www.mendeley.com/documents/?uuid=0e726b7c-27d4-3fb5-ae64-d83e09fbbad1"]},{"id":"ITEM-3","itemData":{"DOI":"10.20806/katejournal.30.0_139","ISSN":"2432-7409","author":[{"dropping-particle":"","family":"Yanagisawa","given":"Akifumi","non-dropping-particle":"","parse-names":false,"suffix":""}],"container-title":"KATE Journal","id":"ITEM-3","issued":{"date-parts":[["2016"]]},"page":"139-152","title":"The Effects of Receptive and Productive Word Retrieval Practice on Second Language Vocabulary Learning","type":"article-journal","volume":"30"},"uris":["http://www.mendeley.com/documents/?uuid=3294977e-9c30-4f19-9a4d-c90e46449c0e"]}],"mendeley":{"formattedCitation":"(Griffin &amp; Harley, 1996; Mondria &amp; Wiersma, 2004; Yanagisawa, 2016)","manualFormatting":"Griffin &amp; Harley, 1996; Mondria &amp; Wiersma, 2004; Yanagisawa, 2016)","plainTextFormattedCitation":"(Griffin &amp; Harley, 1996; Mondria &amp; Wiersma, 2004; Yanagisawa, 2016)","previouslyFormattedCitation":"(Griffin &amp; Harley, 1996; Mondria &amp; Wiersma, 2004; Yanagisawa, 2016)"},"properties":{"noteIndex":0},"schema":"https://github.com/citation-style-language/schema/raw/master/csl-citation.json"}</w:instrText>
      </w:r>
      <w:r>
        <w:rPr>
          <w:rFonts w:cs="Times New Roman"/>
        </w:rPr>
        <w:fldChar w:fldCharType="separate"/>
      </w:r>
      <w:r w:rsidRPr="002D7CBB">
        <w:rPr>
          <w:rFonts w:cs="Times New Roman"/>
          <w:noProof/>
        </w:rPr>
        <w:t xml:space="preserve">Griffin &amp; Harley, 1996; Mondria &amp; Wiersma, 2004; </w:t>
      </w:r>
      <w:bookmarkStart w:id="35" w:name="OLE_LINK28"/>
      <w:bookmarkStart w:id="36" w:name="OLE_LINK29"/>
      <w:r w:rsidRPr="002D7CBB">
        <w:rPr>
          <w:rFonts w:cs="Times New Roman"/>
          <w:noProof/>
        </w:rPr>
        <w:t>Yanagisawa, 2016</w:t>
      </w:r>
      <w:bookmarkEnd w:id="35"/>
      <w:bookmarkEnd w:id="36"/>
      <w:r w:rsidRPr="002D7CBB">
        <w:rPr>
          <w:rFonts w:cs="Times New Roman"/>
          <w:noProof/>
        </w:rPr>
        <w:t>)</w:t>
      </w:r>
      <w:r>
        <w:rPr>
          <w:rFonts w:cs="Times New Roman"/>
        </w:rPr>
        <w:fldChar w:fldCharType="end"/>
      </w:r>
      <w:r>
        <w:rPr>
          <w:rFonts w:cs="Times New Roman"/>
        </w:rPr>
        <w:t xml:space="preserve">. Additionally, our data did not detect any difference between receptive and productive training in a receptive posttest. </w:t>
      </w:r>
      <w:r w:rsidR="00471E63">
        <w:rPr>
          <w:rFonts w:cs="Times New Roman"/>
        </w:rPr>
        <w:t>In contrast</w:t>
      </w:r>
      <w:r>
        <w:rPr>
          <w:rFonts w:cs="Times New Roman"/>
        </w:rPr>
        <w:t xml:space="preserve">, </w:t>
      </w:r>
      <w:proofErr w:type="spellStart"/>
      <w:r>
        <w:rPr>
          <w:rFonts w:cs="Times New Roman"/>
        </w:rPr>
        <w:t>Mondria</w:t>
      </w:r>
      <w:proofErr w:type="spellEnd"/>
      <w:r>
        <w:rPr>
          <w:rFonts w:cs="Times New Roman"/>
        </w:rPr>
        <w:t xml:space="preserve"> &amp; Wiersma (2004) found that receptive training is better than productive training </w:t>
      </w:r>
      <w:r w:rsidR="00471E63">
        <w:rPr>
          <w:rFonts w:cs="Times New Roman"/>
        </w:rPr>
        <w:t>o</w:t>
      </w:r>
      <w:r>
        <w:rPr>
          <w:rFonts w:cs="Times New Roman"/>
        </w:rPr>
        <w:t>n</w:t>
      </w:r>
      <w:ins w:id="37" w:author="Microsoft Office User" w:date="2020-05-11T11:36:00Z">
        <w:r w:rsidR="0025557F">
          <w:rPr>
            <w:rFonts w:cs="Times New Roman"/>
          </w:rPr>
          <w:t xml:space="preserve"> </w:t>
        </w:r>
      </w:ins>
      <w:r>
        <w:rPr>
          <w:rFonts w:cs="Times New Roman"/>
        </w:rPr>
        <w:t>an immediate receptive posttest, but the effect is no longer significant in the 2-weeks delayed receptive posttest. However, similar to our study, both studies found that receptive training is better than productive training in a receptive posttest without reaching statistical significance (</w:t>
      </w:r>
      <w:r w:rsidR="008C04B9">
        <w:rPr>
          <w:rFonts w:cs="Times New Roman"/>
        </w:rPr>
        <w:t>0.038</w:t>
      </w:r>
      <w:r>
        <w:rPr>
          <w:rFonts w:cs="Times New Roman"/>
        </w:rPr>
        <w:t xml:space="preserve"> difference). Therefore, it is likely that the memory benefit of training receptively for a receptive posttest is not as large as the memory benefit of training productively </w:t>
      </w:r>
      <w:r>
        <w:rPr>
          <w:rFonts w:cs="Times New Roman"/>
        </w:rPr>
        <w:lastRenderedPageBreak/>
        <w:t xml:space="preserve">for a productive </w:t>
      </w:r>
      <w:r w:rsidRPr="008C04B9">
        <w:rPr>
          <w:rFonts w:cs="Times New Roman"/>
        </w:rPr>
        <w:t>posttest (</w:t>
      </w:r>
      <w:r w:rsidR="008C04B9" w:rsidRPr="008C04B9">
        <w:rPr>
          <w:rFonts w:cs="Times New Roman"/>
        </w:rPr>
        <w:t>0.112</w:t>
      </w:r>
      <w:r w:rsidRPr="008C04B9">
        <w:rPr>
          <w:rFonts w:cs="Times New Roman"/>
        </w:rPr>
        <w:t xml:space="preserve"> difference). </w:t>
      </w:r>
      <w:r w:rsidR="00B04FB6">
        <w:rPr>
          <w:rFonts w:cs="Times New Roman"/>
        </w:rPr>
        <w:t xml:space="preserve">In addition, one of our hypotheses is that the </w:t>
      </w:r>
      <w:r w:rsidR="008C04B9">
        <w:rPr>
          <w:rFonts w:cs="Times New Roman"/>
        </w:rPr>
        <w:t>if we do not constraint the amount of time that people can spend on each training condition, we may see changes in the pattern of result. However, z</w:t>
      </w:r>
    </w:p>
    <w:p w14:paraId="0A049ADD" w14:textId="7CDEBA57" w:rsidR="00326AA2" w:rsidRPr="00326AA2" w:rsidRDefault="00CE77D9" w:rsidP="00CE77D9">
      <w:pPr>
        <w:rPr>
          <w:rFonts w:cs="Times New Roman"/>
        </w:rPr>
      </w:pPr>
      <w:r>
        <w:rPr>
          <w:rFonts w:cs="Times New Roman"/>
        </w:rPr>
        <w:tab/>
        <w:t xml:space="preserve">In the current study, we have two novel conditions, the restudy control and the picture + productive training condition. Consistent with the </w:t>
      </w:r>
      <w:r w:rsidR="009250AD">
        <w:rPr>
          <w:rFonts w:cs="Times New Roman"/>
        </w:rPr>
        <w:t xml:space="preserve">more general </w:t>
      </w:r>
      <w:r>
        <w:rPr>
          <w:rFonts w:cs="Times New Roman"/>
        </w:rPr>
        <w:t>test</w:t>
      </w:r>
      <w:r w:rsidR="009250AD">
        <w:rPr>
          <w:rFonts w:cs="Times New Roman"/>
        </w:rPr>
        <w:t xml:space="preserve">ing </w:t>
      </w:r>
      <w:r>
        <w:rPr>
          <w:rFonts w:cs="Times New Roman"/>
        </w:rPr>
        <w:t>effect</w:t>
      </w:r>
      <w:r w:rsidR="009250AD">
        <w:rPr>
          <w:rFonts w:cs="Times New Roman"/>
        </w:rPr>
        <w:t>,</w:t>
      </w:r>
      <w:r>
        <w:rPr>
          <w:rFonts w:cs="Times New Roman"/>
        </w:rPr>
        <w:t xml:space="preserve"> we found that the productive training and the picture + productive training condition is better than restudy control condition when using productive posttest. However, </w:t>
      </w:r>
      <w:r w:rsidR="009250AD">
        <w:rPr>
          <w:rFonts w:cs="Times New Roman"/>
        </w:rPr>
        <w:t xml:space="preserve">in </w:t>
      </w:r>
      <w:r>
        <w:rPr>
          <w:rFonts w:cs="Times New Roman"/>
        </w:rPr>
        <w:t xml:space="preserve">our data </w:t>
      </w:r>
      <w:r w:rsidR="009250AD">
        <w:rPr>
          <w:rFonts w:cs="Times New Roman"/>
        </w:rPr>
        <w:t xml:space="preserve">the </w:t>
      </w:r>
      <w:r>
        <w:rPr>
          <w:rFonts w:cs="Times New Roman"/>
        </w:rPr>
        <w:t>receptive training</w:t>
      </w:r>
      <w:r w:rsidR="009250AD">
        <w:rPr>
          <w:rFonts w:cs="Times New Roman"/>
        </w:rPr>
        <w:t xml:space="preserve"> </w:t>
      </w:r>
      <w:proofErr w:type="gramStart"/>
      <w:r w:rsidR="003E0681">
        <w:rPr>
          <w:rFonts w:cs="Times New Roman"/>
        </w:rPr>
        <w:t>mean</w:t>
      </w:r>
      <w:proofErr w:type="gramEnd"/>
      <w:r w:rsidR="003E0681">
        <w:rPr>
          <w:rFonts w:cs="Times New Roman"/>
        </w:rPr>
        <w:t xml:space="preserve"> </w:t>
      </w:r>
      <w:r>
        <w:rPr>
          <w:rFonts w:cs="Times New Roman"/>
        </w:rPr>
        <w:t>correct pr</w:t>
      </w:r>
      <w:r w:rsidRPr="003E0681">
        <w:rPr>
          <w:rFonts w:cs="Times New Roman"/>
        </w:rPr>
        <w:t>oportion</w:t>
      </w:r>
      <w:r w:rsidR="009250AD" w:rsidRPr="003E0681">
        <w:rPr>
          <w:rFonts w:cs="Times New Roman"/>
        </w:rPr>
        <w:t xml:space="preserve"> (M = </w:t>
      </w:r>
      <w:r w:rsidR="003E0681">
        <w:rPr>
          <w:rFonts w:cs="Times New Roman"/>
        </w:rPr>
        <w:t>0</w:t>
      </w:r>
      <w:r w:rsidR="009250AD" w:rsidRPr="003E0681">
        <w:rPr>
          <w:rFonts w:cs="Times New Roman"/>
        </w:rPr>
        <w:t>.15</w:t>
      </w:r>
      <w:r w:rsidR="003E0681" w:rsidRPr="003E0681">
        <w:rPr>
          <w:rFonts w:cs="Times New Roman"/>
        </w:rPr>
        <w:t>2</w:t>
      </w:r>
      <w:r w:rsidR="009250AD" w:rsidRPr="003E0681">
        <w:rPr>
          <w:rFonts w:cs="Times New Roman"/>
        </w:rPr>
        <w:t>) was indistinguishable from</w:t>
      </w:r>
      <w:r w:rsidRPr="003E0681">
        <w:rPr>
          <w:rFonts w:cs="Times New Roman"/>
        </w:rPr>
        <w:t xml:space="preserve"> </w:t>
      </w:r>
      <w:r w:rsidR="009250AD" w:rsidRPr="003E0681">
        <w:rPr>
          <w:rFonts w:cs="Times New Roman"/>
        </w:rPr>
        <w:t xml:space="preserve">that of the </w:t>
      </w:r>
      <w:r w:rsidRPr="003E0681">
        <w:rPr>
          <w:rFonts w:cs="Times New Roman"/>
        </w:rPr>
        <w:t>restudy condition (</w:t>
      </w:r>
      <w:r w:rsidR="009250AD" w:rsidRPr="003E0681">
        <w:rPr>
          <w:rFonts w:cs="Times New Roman"/>
        </w:rPr>
        <w:t>M</w:t>
      </w:r>
      <w:r w:rsidRPr="003E0681">
        <w:rPr>
          <w:rFonts w:cs="Times New Roman"/>
        </w:rPr>
        <w:t xml:space="preserve"> = </w:t>
      </w:r>
      <w:r w:rsidR="003E0681">
        <w:rPr>
          <w:rFonts w:cs="Times New Roman"/>
        </w:rPr>
        <w:t>0</w:t>
      </w:r>
      <w:r w:rsidR="009250AD" w:rsidRPr="003E0681">
        <w:rPr>
          <w:rFonts w:cs="Times New Roman"/>
        </w:rPr>
        <w:t>.</w:t>
      </w:r>
      <w:r w:rsidRPr="003E0681">
        <w:rPr>
          <w:rFonts w:cs="Times New Roman"/>
        </w:rPr>
        <w:t>16</w:t>
      </w:r>
      <w:r w:rsidR="003E0681" w:rsidRPr="003E0681">
        <w:rPr>
          <w:rFonts w:cs="Times New Roman"/>
        </w:rPr>
        <w:t>1</w:t>
      </w:r>
      <w:r w:rsidR="009250AD" w:rsidRPr="003E0681">
        <w:rPr>
          <w:rFonts w:cs="Times New Roman"/>
        </w:rPr>
        <w:t>)</w:t>
      </w:r>
      <w:r w:rsidR="003E0681">
        <w:rPr>
          <w:rFonts w:cs="Times New Roman"/>
        </w:rPr>
        <w:t xml:space="preserve"> in the productive final test</w:t>
      </w:r>
      <w:r w:rsidR="009250AD" w:rsidRPr="003E0681">
        <w:rPr>
          <w:rFonts w:cs="Times New Roman"/>
        </w:rPr>
        <w:t xml:space="preserve">. </w:t>
      </w:r>
      <w:r>
        <w:rPr>
          <w:rFonts w:cs="Times New Roman"/>
        </w:rPr>
        <w:t>Although th</w:t>
      </w:r>
      <w:r w:rsidR="009250AD">
        <w:rPr>
          <w:rFonts w:cs="Times New Roman"/>
        </w:rPr>
        <w:t>at</w:t>
      </w:r>
      <w:r>
        <w:rPr>
          <w:rFonts w:cs="Times New Roman"/>
        </w:rPr>
        <w:t xml:space="preserve"> relationship need</w:t>
      </w:r>
      <w:r w:rsidR="009250AD">
        <w:rPr>
          <w:rFonts w:cs="Times New Roman"/>
        </w:rPr>
        <w:t>s</w:t>
      </w:r>
      <w:r>
        <w:rPr>
          <w:rFonts w:cs="Times New Roman"/>
        </w:rPr>
        <w:t xml:space="preserve"> clarification with future study, </w:t>
      </w:r>
      <w:r w:rsidR="009250AD">
        <w:rPr>
          <w:rFonts w:cs="Times New Roman"/>
        </w:rPr>
        <w:t xml:space="preserve">those results raise the </w:t>
      </w:r>
      <w:r>
        <w:rPr>
          <w:rFonts w:cs="Times New Roman"/>
        </w:rPr>
        <w:t>interesting possibility that</w:t>
      </w:r>
      <w:r w:rsidR="009250AD">
        <w:rPr>
          <w:rFonts w:cs="Times New Roman"/>
        </w:rPr>
        <w:t>, in the current context,</w:t>
      </w:r>
      <w:r>
        <w:rPr>
          <w:rFonts w:cs="Times New Roman"/>
        </w:rPr>
        <w:t xml:space="preserve"> a training method which utilize</w:t>
      </w:r>
      <w:r w:rsidR="009250AD">
        <w:rPr>
          <w:rFonts w:cs="Times New Roman"/>
        </w:rPr>
        <w:t xml:space="preserve">s </w:t>
      </w:r>
      <w:r>
        <w:rPr>
          <w:rFonts w:cs="Times New Roman"/>
        </w:rPr>
        <w:t>test</w:t>
      </w:r>
      <w:r w:rsidR="009250AD">
        <w:rPr>
          <w:rFonts w:cs="Times New Roman"/>
        </w:rPr>
        <w:t>ing</w:t>
      </w:r>
      <w:r>
        <w:rPr>
          <w:rFonts w:cs="Times New Roman"/>
        </w:rPr>
        <w:t xml:space="preserve"> may not be better than restudying</w:t>
      </w:r>
      <w:r w:rsidR="003E0681">
        <w:rPr>
          <w:rFonts w:cs="Times New Roman"/>
        </w:rPr>
        <w:t xml:space="preserve"> when the format of training and testing is different</w:t>
      </w:r>
      <w:r>
        <w:rPr>
          <w:rFonts w:cs="Times New Roman"/>
        </w:rPr>
        <w:t>. In the receptive posttest, we found that productive training, receptive training and picture + productive training is better than restudy condition</w:t>
      </w:r>
      <w:r w:rsidR="00BA5F8B">
        <w:rPr>
          <w:rFonts w:cs="Times New Roman"/>
        </w:rPr>
        <w:t>,</w:t>
      </w:r>
      <w:r>
        <w:rPr>
          <w:rFonts w:cs="Times New Roman"/>
        </w:rPr>
        <w:t xml:space="preserve"> which is consistent with the testing-effect. Under strict scoring, the picture + productive training condition is better than productive training condition when using the productive </w:t>
      </w:r>
      <w:r w:rsidRPr="00EB2F10">
        <w:rPr>
          <w:rFonts w:cs="Times New Roman"/>
        </w:rPr>
        <w:t>posttest (</w:t>
      </w:r>
      <w:r w:rsidR="00EB2F10" w:rsidRPr="00EB2F10">
        <w:rPr>
          <w:rFonts w:cs="Times New Roman"/>
        </w:rPr>
        <w:t xml:space="preserve">0.06 </w:t>
      </w:r>
      <w:r w:rsidRPr="00EB2F10">
        <w:rPr>
          <w:rFonts w:cs="Times New Roman"/>
        </w:rPr>
        <w:t>difference) and the receptive posttest (</w:t>
      </w:r>
      <w:r w:rsidR="00EB2F10" w:rsidRPr="00EB2F10">
        <w:rPr>
          <w:rFonts w:cs="Times New Roman"/>
        </w:rPr>
        <w:t>0.025</w:t>
      </w:r>
      <w:r w:rsidRPr="00EB2F10">
        <w:rPr>
          <w:rFonts w:cs="Times New Roman"/>
        </w:rPr>
        <w:t xml:space="preserve"> difference) without </w:t>
      </w:r>
      <w:r>
        <w:rPr>
          <w:rFonts w:cs="Times New Roman"/>
        </w:rPr>
        <w:t xml:space="preserve">reaching statistical significance. Under lenient strict scoring, we found that picture + productive training is significantly better than productive training alone in productive posttest. </w:t>
      </w:r>
      <w:r w:rsidR="00BA5F8B">
        <w:rPr>
          <w:rFonts w:cs="Times New Roman"/>
        </w:rPr>
        <w:t>That results constitutes</w:t>
      </w:r>
      <w:r>
        <w:rPr>
          <w:rFonts w:cs="Times New Roman"/>
        </w:rPr>
        <w:t xml:space="preserve"> preliminary </w:t>
      </w:r>
      <w:r w:rsidR="00BA5F8B">
        <w:rPr>
          <w:rFonts w:cs="Times New Roman"/>
        </w:rPr>
        <w:t xml:space="preserve">evidence </w:t>
      </w:r>
      <w:r>
        <w:rPr>
          <w:rFonts w:cs="Times New Roman"/>
        </w:rPr>
        <w:t xml:space="preserve">that adding </w:t>
      </w:r>
      <w:r w:rsidR="00BA5F8B">
        <w:rPr>
          <w:rFonts w:cs="Times New Roman"/>
        </w:rPr>
        <w:t xml:space="preserve">a </w:t>
      </w:r>
      <w:r>
        <w:rPr>
          <w:rFonts w:cs="Times New Roman"/>
        </w:rPr>
        <w:t xml:space="preserve">pictorial cue to </w:t>
      </w:r>
      <w:r w:rsidR="00BA5F8B">
        <w:rPr>
          <w:rFonts w:cs="Times New Roman"/>
        </w:rPr>
        <w:t xml:space="preserve">productive </w:t>
      </w:r>
      <w:r>
        <w:rPr>
          <w:rFonts w:cs="Times New Roman"/>
        </w:rPr>
        <w:t xml:space="preserve">training condition may increase the memory benefit of </w:t>
      </w:r>
      <w:r w:rsidR="00BA5F8B">
        <w:rPr>
          <w:rFonts w:cs="Times New Roman"/>
        </w:rPr>
        <w:t xml:space="preserve">that </w:t>
      </w:r>
      <w:r>
        <w:rPr>
          <w:rFonts w:cs="Times New Roman"/>
        </w:rPr>
        <w:t>training.</w:t>
      </w:r>
      <w:r w:rsidR="0077083B">
        <w:rPr>
          <w:rFonts w:cs="Times New Roman"/>
        </w:rPr>
        <w:t xml:space="preserve"> </w:t>
      </w:r>
      <w:r w:rsidR="00326AA2">
        <w:rPr>
          <w:rFonts w:cs="Times New Roman"/>
        </w:rPr>
        <w:t xml:space="preserve"> </w:t>
      </w:r>
    </w:p>
    <w:p w14:paraId="3A43ABBC" w14:textId="64EA1886" w:rsidR="00B04FB6" w:rsidRPr="00B04FB6" w:rsidRDefault="00B04FB6" w:rsidP="00CE77D9">
      <w:pPr>
        <w:rPr>
          <w:rFonts w:cs="Times New Roman"/>
        </w:rPr>
      </w:pPr>
      <w:r>
        <w:rPr>
          <w:rFonts w:cs="Times New Roman"/>
        </w:rPr>
        <w:tab/>
        <w:t xml:space="preserve"> </w:t>
      </w:r>
    </w:p>
    <w:p w14:paraId="1096A26F" w14:textId="7F74ADFC" w:rsidR="00CE77D9" w:rsidRPr="002D7CBB" w:rsidRDefault="00CE77D9" w:rsidP="00CE77D9">
      <w:pPr>
        <w:rPr>
          <w:rFonts w:cs="Times New Roman"/>
          <w:u w:val="single"/>
        </w:rPr>
      </w:pPr>
      <w:r w:rsidRPr="002D7CBB">
        <w:rPr>
          <w:rFonts w:cs="Times New Roman"/>
          <w:u w:val="single"/>
        </w:rPr>
        <w:t xml:space="preserve">Theoretical Implication </w:t>
      </w:r>
    </w:p>
    <w:p w14:paraId="6992BA2B" w14:textId="4F4A69E4" w:rsidR="00CE77D9" w:rsidRDefault="00953360" w:rsidP="008D4C8B">
      <w:pPr>
        <w:ind w:firstLine="720"/>
        <w:rPr>
          <w:rFonts w:cs="Times New Roman"/>
        </w:rPr>
      </w:pPr>
      <w:r>
        <w:rPr>
          <w:rFonts w:cs="Times New Roman"/>
        </w:rPr>
        <w:t>The result</w:t>
      </w:r>
      <w:r w:rsidR="00623E80">
        <w:rPr>
          <w:rFonts w:cs="Times New Roman"/>
        </w:rPr>
        <w:t>s</w:t>
      </w:r>
      <w:r>
        <w:rPr>
          <w:rFonts w:cs="Times New Roman"/>
        </w:rPr>
        <w:t xml:space="preserve"> of the present study suggest that </w:t>
      </w:r>
      <w:r>
        <w:t xml:space="preserve">transfer appropriate processing (TAP) theory, which asserts that the degree of similarity between training and posttest determine the </w:t>
      </w:r>
      <w:r>
        <w:lastRenderedPageBreak/>
        <w:t>achievement on the posttest, applie</w:t>
      </w:r>
      <w:r w:rsidR="00623E80">
        <w:t>s</w:t>
      </w:r>
      <w:r>
        <w:t xml:space="preserve"> </w:t>
      </w:r>
      <w:r w:rsidR="00623E80">
        <w:t>to</w:t>
      </w:r>
      <w:r>
        <w:t xml:space="preserve"> </w:t>
      </w:r>
      <w:r w:rsidR="00CE77D9">
        <w:rPr>
          <w:rFonts w:cs="Times New Roman"/>
        </w:rPr>
        <w:t>learning second language vocabular</w:t>
      </w:r>
      <w:r>
        <w:rPr>
          <w:rFonts w:cs="Times New Roman"/>
        </w:rPr>
        <w:t xml:space="preserve">y. Additionally, we found </w:t>
      </w:r>
      <w:r w:rsidR="00623E80">
        <w:rPr>
          <w:rFonts w:cs="Times New Roman"/>
        </w:rPr>
        <w:t xml:space="preserve">evidence </w:t>
      </w:r>
      <w:r>
        <w:rPr>
          <w:rFonts w:cs="Times New Roman"/>
        </w:rPr>
        <w:t xml:space="preserve">that even training in a reversed testing format compared to the posttest (i.e. productive training </w:t>
      </w:r>
      <w:r w:rsidR="00623E80">
        <w:rPr>
          <w:rFonts w:cs="Times New Roman"/>
        </w:rPr>
        <w:t>o</w:t>
      </w:r>
      <w:r>
        <w:rPr>
          <w:rFonts w:cs="Times New Roman"/>
        </w:rPr>
        <w:t xml:space="preserve">n a receptive posttest) may </w:t>
      </w:r>
      <w:r w:rsidR="008C04B9">
        <w:rPr>
          <w:rFonts w:cs="Times New Roman"/>
        </w:rPr>
        <w:t>remain</w:t>
      </w:r>
      <w:r>
        <w:rPr>
          <w:rFonts w:cs="Times New Roman"/>
        </w:rPr>
        <w:t xml:space="preserve"> </w:t>
      </w:r>
      <w:r w:rsidR="003E0681">
        <w:rPr>
          <w:rFonts w:cs="Times New Roman"/>
        </w:rPr>
        <w:t>beneficial</w:t>
      </w:r>
      <w:r>
        <w:rPr>
          <w:rFonts w:cs="Times New Roman"/>
        </w:rPr>
        <w:t xml:space="preserve"> compared to restudy control. The present</w:t>
      </w:r>
      <w:r w:rsidR="0077083B">
        <w:rPr>
          <w:rFonts w:cs="Times New Roman"/>
        </w:rPr>
        <w:t xml:space="preserve"> study </w:t>
      </w:r>
      <w:r>
        <w:rPr>
          <w:rFonts w:cs="Times New Roman"/>
        </w:rPr>
        <w:t xml:space="preserve">also </w:t>
      </w:r>
      <w:r w:rsidR="0077083B">
        <w:rPr>
          <w:rFonts w:cs="Times New Roman"/>
        </w:rPr>
        <w:t>show</w:t>
      </w:r>
      <w:r>
        <w:rPr>
          <w:rFonts w:cs="Times New Roman"/>
        </w:rPr>
        <w:t>s</w:t>
      </w:r>
      <w:r w:rsidR="0077083B">
        <w:rPr>
          <w:rFonts w:cs="Times New Roman"/>
        </w:rPr>
        <w:t xml:space="preserve"> some </w:t>
      </w:r>
      <w:r w:rsidR="00CE77D9">
        <w:rPr>
          <w:rFonts w:cs="Times New Roman"/>
        </w:rPr>
        <w:t xml:space="preserve">preliminary evidence </w:t>
      </w:r>
      <w:r w:rsidR="0077083B">
        <w:rPr>
          <w:rFonts w:cs="Times New Roman"/>
        </w:rPr>
        <w:t>that</w:t>
      </w:r>
      <w:r>
        <w:rPr>
          <w:rFonts w:cs="Times New Roman"/>
        </w:rPr>
        <w:t xml:space="preserve"> the</w:t>
      </w:r>
      <w:r w:rsidR="0077083B">
        <w:rPr>
          <w:rFonts w:cs="Times New Roman"/>
        </w:rPr>
        <w:t xml:space="preserve"> dual coding theory </w:t>
      </w:r>
      <w:r w:rsidR="00623E80">
        <w:rPr>
          <w:rFonts w:cs="Times New Roman"/>
        </w:rPr>
        <w:t>applies to</w:t>
      </w:r>
      <w:r w:rsidR="0077083B">
        <w:rPr>
          <w:rFonts w:cs="Times New Roman"/>
        </w:rPr>
        <w:t xml:space="preserve"> learning second-language vocabulary</w:t>
      </w:r>
      <w:r>
        <w:rPr>
          <w:rFonts w:cs="Times New Roman"/>
        </w:rPr>
        <w:t xml:space="preserve">. </w:t>
      </w:r>
    </w:p>
    <w:p w14:paraId="09236A24" w14:textId="77777777" w:rsidR="008D4C8B" w:rsidRPr="008D4C8B" w:rsidRDefault="008D4C8B" w:rsidP="008D4C8B">
      <w:pPr>
        <w:ind w:firstLine="720"/>
        <w:rPr>
          <w:rFonts w:cs="Times New Roman"/>
        </w:rPr>
      </w:pPr>
    </w:p>
    <w:p w14:paraId="3CFCF164" w14:textId="54A4A79A" w:rsidR="00CE77D9" w:rsidRDefault="00CE77D9" w:rsidP="00CE77D9">
      <w:pPr>
        <w:rPr>
          <w:rFonts w:cs="Times New Roman"/>
          <w:u w:val="single"/>
        </w:rPr>
      </w:pPr>
      <w:r w:rsidRPr="002D7CBB">
        <w:rPr>
          <w:rFonts w:cs="Times New Roman"/>
          <w:u w:val="single"/>
        </w:rPr>
        <w:t xml:space="preserve">Practical Implication </w:t>
      </w:r>
    </w:p>
    <w:p w14:paraId="4BBEAE97" w14:textId="6AB17A75" w:rsidR="0077083B" w:rsidRPr="0077083B" w:rsidRDefault="0077083B" w:rsidP="0077083B">
      <w:pPr>
        <w:ind w:firstLine="720"/>
        <w:rPr>
          <w:rFonts w:cs="Times New Roman"/>
        </w:rPr>
      </w:pPr>
      <w:r>
        <w:rPr>
          <w:rFonts w:cs="Times New Roman"/>
        </w:rPr>
        <w:t xml:space="preserve">Our study strongly suggest that productive training is best training method when students need do a productive task. For example, if the students want to communicate with others, then the students should test themselves with recalling the L2 vocabulary when the L1 translation is presented. One common option </w:t>
      </w:r>
      <w:r w:rsidR="00623E80">
        <w:rPr>
          <w:rFonts w:cs="Times New Roman"/>
        </w:rPr>
        <w:t xml:space="preserve">for that is </w:t>
      </w:r>
      <w:r>
        <w:rPr>
          <w:rFonts w:cs="Times New Roman"/>
        </w:rPr>
        <w:t>flashcard</w:t>
      </w:r>
      <w:r w:rsidR="00623E80">
        <w:rPr>
          <w:rFonts w:cs="Times New Roman"/>
        </w:rPr>
        <w:t>s</w:t>
      </w:r>
      <w:r>
        <w:rPr>
          <w:rFonts w:cs="Times New Roman"/>
        </w:rPr>
        <w:t>.</w:t>
      </w:r>
      <w:r w:rsidR="00623E80">
        <w:rPr>
          <w:rFonts w:cs="Times New Roman"/>
        </w:rPr>
        <w:t xml:space="preserve"> S</w:t>
      </w:r>
      <w:r>
        <w:rPr>
          <w:rFonts w:cs="Times New Roman"/>
        </w:rPr>
        <w:t xml:space="preserve">tudents may </w:t>
      </w:r>
      <w:r w:rsidR="00623E80">
        <w:rPr>
          <w:rFonts w:cs="Times New Roman"/>
        </w:rPr>
        <w:t xml:space="preserve">also </w:t>
      </w:r>
      <w:r>
        <w:rPr>
          <w:rFonts w:cs="Times New Roman"/>
        </w:rPr>
        <w:t xml:space="preserve">want to consider adding </w:t>
      </w:r>
      <w:r w:rsidR="00623E80">
        <w:rPr>
          <w:rFonts w:cs="Times New Roman"/>
        </w:rPr>
        <w:t xml:space="preserve">a </w:t>
      </w:r>
      <w:r>
        <w:rPr>
          <w:rFonts w:cs="Times New Roman"/>
        </w:rPr>
        <w:t xml:space="preserve">pictorial cue </w:t>
      </w:r>
      <w:r w:rsidR="00623E80">
        <w:rPr>
          <w:rFonts w:cs="Times New Roman"/>
        </w:rPr>
        <w:t>to</w:t>
      </w:r>
      <w:r>
        <w:rPr>
          <w:rFonts w:cs="Times New Roman"/>
        </w:rPr>
        <w:t xml:space="preserve"> their flashcard to boost the memory benefit. If the students need to do a receptive task (e.g. reading), the current research cannot suggest which training method is most effective. </w:t>
      </w:r>
    </w:p>
    <w:p w14:paraId="4EC56723" w14:textId="77777777" w:rsidR="00CE77D9" w:rsidRPr="00161D7A" w:rsidRDefault="00CE77D9" w:rsidP="00CE77D9">
      <w:pPr>
        <w:rPr>
          <w:rFonts w:cs="Times New Roman"/>
        </w:rPr>
      </w:pPr>
    </w:p>
    <w:p w14:paraId="173DF988" w14:textId="4123560E" w:rsidR="002D7CBB" w:rsidRPr="00CE77D9" w:rsidRDefault="00CE77D9" w:rsidP="003B3C9D">
      <w:pPr>
        <w:rPr>
          <w:rFonts w:cs="Times New Roman"/>
          <w:u w:val="single"/>
        </w:rPr>
      </w:pPr>
      <w:r w:rsidRPr="00CE77D9">
        <w:rPr>
          <w:rFonts w:cs="Times New Roman"/>
          <w:u w:val="single"/>
        </w:rPr>
        <w:t xml:space="preserve">Limitation &amp; Future </w:t>
      </w:r>
      <w:r w:rsidR="00953360">
        <w:rPr>
          <w:rFonts w:cs="Times New Roman"/>
          <w:u w:val="single"/>
        </w:rPr>
        <w:t>Direction</w:t>
      </w:r>
    </w:p>
    <w:p w14:paraId="298931DB" w14:textId="4CDA08EB" w:rsidR="00F30063" w:rsidRDefault="00953360" w:rsidP="003B3C9D">
      <w:pPr>
        <w:rPr>
          <w:rFonts w:cs="Times New Roman"/>
        </w:rPr>
      </w:pPr>
      <w:r>
        <w:rPr>
          <w:rFonts w:cs="Times New Roman"/>
        </w:rPr>
        <w:tab/>
        <w:t xml:space="preserve">Future work </w:t>
      </w:r>
      <w:r w:rsidR="009E76F6">
        <w:rPr>
          <w:rFonts w:cs="Times New Roman"/>
        </w:rPr>
        <w:t>should</w:t>
      </w:r>
      <w:r>
        <w:rPr>
          <w:rFonts w:cs="Times New Roman"/>
        </w:rPr>
        <w:t xml:space="preserve"> examine whether adding pictorial cue to a training condition is better than the training condition alone in light of our preliminary evidence from the present study.  </w:t>
      </w:r>
      <w:r w:rsidR="009E76F6">
        <w:rPr>
          <w:rFonts w:cs="Times New Roman"/>
        </w:rPr>
        <w:t>C</w:t>
      </w:r>
      <w:r>
        <w:rPr>
          <w:rFonts w:cs="Times New Roman"/>
        </w:rPr>
        <w:t xml:space="preserve">larification </w:t>
      </w:r>
      <w:r w:rsidR="009E76F6">
        <w:rPr>
          <w:rFonts w:cs="Times New Roman"/>
        </w:rPr>
        <w:t xml:space="preserve">on that point </w:t>
      </w:r>
      <w:r>
        <w:rPr>
          <w:rFonts w:cs="Times New Roman"/>
        </w:rPr>
        <w:t>can help guide recommendation</w:t>
      </w:r>
      <w:r w:rsidR="009E76F6">
        <w:rPr>
          <w:rFonts w:cs="Times New Roman"/>
        </w:rPr>
        <w:t>s</w:t>
      </w:r>
      <w:r>
        <w:rPr>
          <w:rFonts w:cs="Times New Roman"/>
        </w:rPr>
        <w:t xml:space="preserve"> on how to study vocabulary</w:t>
      </w:r>
      <w:r w:rsidR="009E76F6">
        <w:rPr>
          <w:rFonts w:cs="Times New Roman"/>
        </w:rPr>
        <w:t xml:space="preserve"> and would provide further tests of the applicability of </w:t>
      </w:r>
      <w:r>
        <w:rPr>
          <w:rFonts w:cs="Times New Roman"/>
        </w:rPr>
        <w:t xml:space="preserve">coding theory </w:t>
      </w:r>
      <w:r w:rsidR="009E76F6">
        <w:rPr>
          <w:rFonts w:cs="Times New Roman"/>
        </w:rPr>
        <w:t>to</w:t>
      </w:r>
      <w:r>
        <w:rPr>
          <w:rFonts w:cs="Times New Roman"/>
        </w:rPr>
        <w:t xml:space="preserve"> vocabulary learning task</w:t>
      </w:r>
      <w:r w:rsidR="009E76F6">
        <w:rPr>
          <w:rFonts w:cs="Times New Roman"/>
        </w:rPr>
        <w:t>s</w:t>
      </w:r>
      <w:r>
        <w:rPr>
          <w:rFonts w:cs="Times New Roman"/>
        </w:rPr>
        <w:t xml:space="preserve">. In addition to pictorial cue, </w:t>
      </w:r>
      <w:r w:rsidR="009E76F6">
        <w:rPr>
          <w:rFonts w:cs="Times New Roman"/>
        </w:rPr>
        <w:t xml:space="preserve">future studies could </w:t>
      </w:r>
      <w:r>
        <w:rPr>
          <w:rFonts w:cs="Times New Roman"/>
        </w:rPr>
        <w:t xml:space="preserve">examine whether adding other cues, such as sound, will boost the memory benefit as expected according to the dual coding theory. The current (2 days) and prior work (2 weeks at max) only compared these training condition </w:t>
      </w:r>
      <w:r w:rsidR="009E76F6">
        <w:rPr>
          <w:rFonts w:cs="Times New Roman"/>
        </w:rPr>
        <w:t>for</w:t>
      </w:r>
      <w:r>
        <w:rPr>
          <w:rFonts w:cs="Times New Roman"/>
        </w:rPr>
        <w:t xml:space="preserve"> relatively </w:t>
      </w:r>
      <w:r>
        <w:rPr>
          <w:rFonts w:cs="Times New Roman"/>
        </w:rPr>
        <w:lastRenderedPageBreak/>
        <w:t>short</w:t>
      </w:r>
      <w:r w:rsidR="009E76F6">
        <w:rPr>
          <w:rFonts w:cs="Times New Roman"/>
        </w:rPr>
        <w:t xml:space="preserve"> retention interval,</w:t>
      </w:r>
      <w:r>
        <w:rPr>
          <w:rFonts w:cs="Times New Roman"/>
        </w:rPr>
        <w:t xml:space="preserve"> so future works may examine whether the memory benefit still exist in the long-term (e.g. 2 months). </w:t>
      </w:r>
    </w:p>
    <w:p w14:paraId="6251A3F8" w14:textId="77777777" w:rsidR="00F30063" w:rsidRDefault="00F30063">
      <w:pPr>
        <w:spacing w:line="240" w:lineRule="auto"/>
        <w:rPr>
          <w:rFonts w:cs="Times New Roman"/>
        </w:rPr>
      </w:pPr>
      <w:r>
        <w:rPr>
          <w:rFonts w:cs="Times New Roman"/>
        </w:rPr>
        <w:br w:type="page"/>
      </w:r>
    </w:p>
    <w:p w14:paraId="244A62F6" w14:textId="63A5F3BB" w:rsidR="00F30063" w:rsidRDefault="00404937" w:rsidP="00404937">
      <w:pPr>
        <w:jc w:val="center"/>
        <w:rPr>
          <w:rFonts w:cs="Times New Roman"/>
        </w:rPr>
      </w:pPr>
      <w:r>
        <w:rPr>
          <w:rFonts w:cs="Times New Roman"/>
        </w:rPr>
        <w:lastRenderedPageBreak/>
        <w:t>Reference</w:t>
      </w:r>
    </w:p>
    <w:p w14:paraId="32071953" w14:textId="2FED457C" w:rsidR="009345C1" w:rsidRPr="009345C1" w:rsidRDefault="00404937" w:rsidP="009345C1">
      <w:pPr>
        <w:widowControl w:val="0"/>
        <w:autoSpaceDE w:val="0"/>
        <w:autoSpaceDN w:val="0"/>
        <w:adjustRightInd w:val="0"/>
        <w:ind w:left="480" w:hanging="480"/>
        <w:rPr>
          <w:rFonts w:cs="Times New Roman"/>
          <w:noProof/>
        </w:rPr>
      </w:pPr>
      <w:r>
        <w:rPr>
          <w:rFonts w:cs="Times New Roman"/>
        </w:rPr>
        <w:fldChar w:fldCharType="begin" w:fldLock="1"/>
      </w:r>
      <w:r>
        <w:rPr>
          <w:rFonts w:cs="Times New Roman"/>
        </w:rPr>
        <w:instrText xml:space="preserve">ADDIN Mendeley Bibliography CSL_BIBLIOGRAPHY </w:instrText>
      </w:r>
      <w:r>
        <w:rPr>
          <w:rFonts w:cs="Times New Roman"/>
        </w:rPr>
        <w:fldChar w:fldCharType="separate"/>
      </w:r>
      <w:r w:rsidR="009345C1" w:rsidRPr="009345C1">
        <w:rPr>
          <w:rFonts w:cs="Times New Roman"/>
          <w:noProof/>
        </w:rPr>
        <w:t xml:space="preserve">Barcroft, J. (2007). Effects of opportunities for word retrieval during second language vocabulary learning. </w:t>
      </w:r>
      <w:r w:rsidR="009345C1" w:rsidRPr="009345C1">
        <w:rPr>
          <w:rFonts w:cs="Times New Roman"/>
          <w:i/>
          <w:iCs/>
          <w:noProof/>
        </w:rPr>
        <w:t>Language Learning</w:t>
      </w:r>
      <w:r w:rsidR="009345C1" w:rsidRPr="009345C1">
        <w:rPr>
          <w:rFonts w:cs="Times New Roman"/>
          <w:noProof/>
        </w:rPr>
        <w:t xml:space="preserve">, </w:t>
      </w:r>
      <w:r w:rsidR="009345C1" w:rsidRPr="009345C1">
        <w:rPr>
          <w:rFonts w:cs="Times New Roman"/>
          <w:i/>
          <w:iCs/>
          <w:noProof/>
        </w:rPr>
        <w:t>57</w:t>
      </w:r>
      <w:r w:rsidR="009345C1" w:rsidRPr="009345C1">
        <w:rPr>
          <w:rFonts w:cs="Times New Roman"/>
          <w:noProof/>
        </w:rPr>
        <w:t>(1), 35–56. https://doi.org/10.1111/j.1467-9922.2007.00398.x</w:t>
      </w:r>
    </w:p>
    <w:p w14:paraId="556348A9"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Clark, J. M., &amp; Paivio, A. (1991). Dual coding theory and education. </w:t>
      </w:r>
      <w:r w:rsidRPr="009345C1">
        <w:rPr>
          <w:rFonts w:cs="Times New Roman"/>
          <w:i/>
          <w:iCs/>
          <w:noProof/>
        </w:rPr>
        <w:t>Educational Psychology Review</w:t>
      </w:r>
      <w:r w:rsidRPr="009345C1">
        <w:rPr>
          <w:rFonts w:cs="Times New Roman"/>
          <w:noProof/>
        </w:rPr>
        <w:t xml:space="preserve">, </w:t>
      </w:r>
      <w:r w:rsidRPr="009345C1">
        <w:rPr>
          <w:rFonts w:cs="Times New Roman"/>
          <w:i/>
          <w:iCs/>
          <w:noProof/>
        </w:rPr>
        <w:t>3</w:t>
      </w:r>
      <w:r w:rsidRPr="009345C1">
        <w:rPr>
          <w:rFonts w:cs="Times New Roman"/>
          <w:noProof/>
        </w:rPr>
        <w:t>(3), 149–210. https://doi.org/10.1007/BF01320076</w:t>
      </w:r>
    </w:p>
    <w:p w14:paraId="5CE76E7C"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Griffin, G., &amp; Harley, T. A. (1996). List learning of second language vocabulary. </w:t>
      </w:r>
      <w:r w:rsidRPr="009345C1">
        <w:rPr>
          <w:rFonts w:cs="Times New Roman"/>
          <w:i/>
          <w:iCs/>
          <w:noProof/>
        </w:rPr>
        <w:t>Applied Psycholinguistics</w:t>
      </w:r>
      <w:r w:rsidRPr="009345C1">
        <w:rPr>
          <w:rFonts w:cs="Times New Roman"/>
          <w:noProof/>
        </w:rPr>
        <w:t xml:space="preserve">, </w:t>
      </w:r>
      <w:r w:rsidRPr="009345C1">
        <w:rPr>
          <w:rFonts w:cs="Times New Roman"/>
          <w:i/>
          <w:iCs/>
          <w:noProof/>
        </w:rPr>
        <w:t>17</w:t>
      </w:r>
      <w:r w:rsidRPr="009345C1">
        <w:rPr>
          <w:rFonts w:cs="Times New Roman"/>
          <w:noProof/>
        </w:rPr>
        <w:t>(4), 443–460. https://doi.org/10.1017/s0142716400008195</w:t>
      </w:r>
    </w:p>
    <w:p w14:paraId="358664E3"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Mondria, J. A., &amp; Wiersma, B. (2004). Receptive, productive, and receptive + productive L2 vocabulary learning: what difference does it make? In P. Bogaards &amp; B. Laufer-Dvorkin (Eds.), </w:t>
      </w:r>
      <w:r w:rsidRPr="009345C1">
        <w:rPr>
          <w:rFonts w:cs="Times New Roman"/>
          <w:i/>
          <w:iCs/>
          <w:noProof/>
        </w:rPr>
        <w:t>Vocabulary in a second language: Selection, acquisition, and testing,</w:t>
      </w:r>
      <w:r w:rsidRPr="009345C1">
        <w:rPr>
          <w:rFonts w:cs="Times New Roman"/>
          <w:noProof/>
        </w:rPr>
        <w:t xml:space="preserve"> (pp. 79–100). https://doi.org/10.1075/lllt.10.08mon</w:t>
      </w:r>
    </w:p>
    <w:p w14:paraId="7FD92A22"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Morris, C. D., Bransford, J. D., &amp; Franks, J. J. (1977). Levels of processing versus transfer appropriate processing. </w:t>
      </w:r>
      <w:r w:rsidRPr="009345C1">
        <w:rPr>
          <w:rFonts w:cs="Times New Roman"/>
          <w:i/>
          <w:iCs/>
          <w:noProof/>
        </w:rPr>
        <w:t>Journal of Verbal Learning and Verbal Behavior</w:t>
      </w:r>
      <w:r w:rsidRPr="009345C1">
        <w:rPr>
          <w:rFonts w:cs="Times New Roman"/>
          <w:noProof/>
        </w:rPr>
        <w:t xml:space="preserve">, </w:t>
      </w:r>
      <w:r w:rsidRPr="009345C1">
        <w:rPr>
          <w:rFonts w:cs="Times New Roman"/>
          <w:i/>
          <w:iCs/>
          <w:noProof/>
        </w:rPr>
        <w:t>16</w:t>
      </w:r>
      <w:r w:rsidRPr="009345C1">
        <w:rPr>
          <w:rFonts w:cs="Times New Roman"/>
          <w:noProof/>
        </w:rPr>
        <w:t>(5), 519–533. https://doi.org/10.1016/S0022-5371(77)80016-9</w:t>
      </w:r>
    </w:p>
    <w:p w14:paraId="49325A1B"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Paivio, A. (1990). </w:t>
      </w:r>
      <w:r w:rsidRPr="009345C1">
        <w:rPr>
          <w:rFonts w:cs="Times New Roman"/>
          <w:i/>
          <w:iCs/>
          <w:noProof/>
        </w:rPr>
        <w:t>Mental representations: A dual coding approach</w:t>
      </w:r>
      <w:r w:rsidRPr="009345C1">
        <w:rPr>
          <w:rFonts w:cs="Times New Roman"/>
          <w:noProof/>
        </w:rPr>
        <w:t>. Oxford University Press.</w:t>
      </w:r>
    </w:p>
    <w:p w14:paraId="2BB78C1C"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Reed, S. K. (2012). </w:t>
      </w:r>
      <w:r w:rsidRPr="009345C1">
        <w:rPr>
          <w:rFonts w:cs="Times New Roman"/>
          <w:i/>
          <w:iCs/>
          <w:noProof/>
        </w:rPr>
        <w:t>Cognition: Theories and Applications</w:t>
      </w:r>
      <w:r w:rsidRPr="009345C1">
        <w:rPr>
          <w:rFonts w:cs="Times New Roman"/>
          <w:noProof/>
        </w:rPr>
        <w:t>. CENGAGE learning.</w:t>
      </w:r>
    </w:p>
    <w:p w14:paraId="3B86E0E5"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Stoddard, G. D. (1929). An experiment in verbal learning. </w:t>
      </w:r>
      <w:r w:rsidRPr="009345C1">
        <w:rPr>
          <w:rFonts w:cs="Times New Roman"/>
          <w:i/>
          <w:iCs/>
          <w:noProof/>
        </w:rPr>
        <w:t>Journal of Educational Psychology</w:t>
      </w:r>
      <w:r w:rsidRPr="009345C1">
        <w:rPr>
          <w:rFonts w:cs="Times New Roman"/>
          <w:noProof/>
        </w:rPr>
        <w:t xml:space="preserve">, </w:t>
      </w:r>
      <w:r w:rsidRPr="009345C1">
        <w:rPr>
          <w:rFonts w:cs="Times New Roman"/>
          <w:i/>
          <w:iCs/>
          <w:noProof/>
        </w:rPr>
        <w:t>20</w:t>
      </w:r>
      <w:r w:rsidRPr="009345C1">
        <w:rPr>
          <w:rFonts w:cs="Times New Roman"/>
          <w:noProof/>
        </w:rPr>
        <w:t>(6), 452–457. https://doi.org/10.1037/h0073293</w:t>
      </w:r>
    </w:p>
    <w:p w14:paraId="406E790C"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Tan, H. (2015). China is losing interest in learning English. Retrieved December 11, 2019, from https://www.cnbc.com/2015/11/02/china-boosts-chinese-usage-slips-in-global-english-proficiency-ranking.html</w:t>
      </w:r>
    </w:p>
    <w:p w14:paraId="6926A29D"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Waring, R. (1997). A study of receptive and productive learning from word cards. </w:t>
      </w:r>
      <w:r w:rsidRPr="009345C1">
        <w:rPr>
          <w:rFonts w:cs="Times New Roman"/>
          <w:i/>
          <w:iCs/>
          <w:noProof/>
        </w:rPr>
        <w:t xml:space="preserve">Studies in </w:t>
      </w:r>
      <w:r w:rsidRPr="009345C1">
        <w:rPr>
          <w:rFonts w:cs="Times New Roman"/>
          <w:i/>
          <w:iCs/>
          <w:noProof/>
        </w:rPr>
        <w:lastRenderedPageBreak/>
        <w:t>Foreign Languages and Literature</w:t>
      </w:r>
      <w:r w:rsidRPr="009345C1">
        <w:rPr>
          <w:rFonts w:cs="Times New Roman"/>
          <w:noProof/>
        </w:rPr>
        <w:t xml:space="preserve">, </w:t>
      </w:r>
      <w:r w:rsidRPr="009345C1">
        <w:rPr>
          <w:rFonts w:cs="Times New Roman"/>
          <w:i/>
          <w:iCs/>
          <w:noProof/>
        </w:rPr>
        <w:t>21</w:t>
      </w:r>
      <w:r w:rsidRPr="009345C1">
        <w:rPr>
          <w:rFonts w:cs="Times New Roman"/>
          <w:noProof/>
        </w:rPr>
        <w:t>(1), 94–114.</w:t>
      </w:r>
    </w:p>
    <w:p w14:paraId="0A395866"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Webb, S. (2005). Receptive and productive vocabulary learning: The effects of reading and writing on word knowledge. </w:t>
      </w:r>
      <w:r w:rsidRPr="009345C1">
        <w:rPr>
          <w:rFonts w:cs="Times New Roman"/>
          <w:i/>
          <w:iCs/>
          <w:noProof/>
        </w:rPr>
        <w:t>Studies in Second Language Acquisition</w:t>
      </w:r>
      <w:r w:rsidRPr="009345C1">
        <w:rPr>
          <w:rFonts w:cs="Times New Roman"/>
          <w:noProof/>
        </w:rPr>
        <w:t xml:space="preserve">, </w:t>
      </w:r>
      <w:r w:rsidRPr="009345C1">
        <w:rPr>
          <w:rFonts w:cs="Times New Roman"/>
          <w:i/>
          <w:iCs/>
          <w:noProof/>
        </w:rPr>
        <w:t>27</w:t>
      </w:r>
      <w:r w:rsidRPr="009345C1">
        <w:rPr>
          <w:rFonts w:cs="Times New Roman"/>
          <w:noProof/>
        </w:rPr>
        <w:t>(1), 33–52. https://doi.org/10.1017/S0272263105050023</w:t>
      </w:r>
    </w:p>
    <w:p w14:paraId="55010217"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Webb, S. (2009). The effects of receptive and productive learning of word pairs on vocabulary knowledge. </w:t>
      </w:r>
      <w:r w:rsidRPr="009345C1">
        <w:rPr>
          <w:rFonts w:cs="Times New Roman"/>
          <w:i/>
          <w:iCs/>
          <w:noProof/>
        </w:rPr>
        <w:t>RELC Journal</w:t>
      </w:r>
      <w:r w:rsidRPr="009345C1">
        <w:rPr>
          <w:rFonts w:cs="Times New Roman"/>
          <w:noProof/>
        </w:rPr>
        <w:t xml:space="preserve">, </w:t>
      </w:r>
      <w:r w:rsidRPr="009345C1">
        <w:rPr>
          <w:rFonts w:cs="Times New Roman"/>
          <w:i/>
          <w:iCs/>
          <w:noProof/>
        </w:rPr>
        <w:t>40</w:t>
      </w:r>
      <w:r w:rsidRPr="009345C1">
        <w:rPr>
          <w:rFonts w:cs="Times New Roman"/>
          <w:noProof/>
        </w:rPr>
        <w:t>(3), 360–376. https://doi.org/10.1177/0033688209343854</w:t>
      </w:r>
    </w:p>
    <w:p w14:paraId="22BA1FAC"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Yanagisawa, A. (2016). The Effects of Receptive and Productive Word Retrieval Practice on Second Language Vocabulary Learning. </w:t>
      </w:r>
      <w:r w:rsidRPr="009345C1">
        <w:rPr>
          <w:rFonts w:cs="Times New Roman"/>
          <w:i/>
          <w:iCs/>
          <w:noProof/>
        </w:rPr>
        <w:t>KATE Journal</w:t>
      </w:r>
      <w:r w:rsidRPr="009345C1">
        <w:rPr>
          <w:rFonts w:cs="Times New Roman"/>
          <w:noProof/>
        </w:rPr>
        <w:t xml:space="preserve">, </w:t>
      </w:r>
      <w:r w:rsidRPr="009345C1">
        <w:rPr>
          <w:rFonts w:cs="Times New Roman"/>
          <w:i/>
          <w:iCs/>
          <w:noProof/>
        </w:rPr>
        <w:t>30</w:t>
      </w:r>
      <w:r w:rsidRPr="009345C1">
        <w:rPr>
          <w:rFonts w:cs="Times New Roman"/>
          <w:noProof/>
        </w:rPr>
        <w:t>, 139–152. https://doi.org/10.20806/katejournal.30.0_139</w:t>
      </w:r>
    </w:p>
    <w:p w14:paraId="595DD1DD"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Yeh, Y., &amp; Wang, C.-W. (2013). Effects of Multimedia Vocabulary Annotations and Learning Styles on Vocabulary Learning. </w:t>
      </w:r>
      <w:r w:rsidRPr="009345C1">
        <w:rPr>
          <w:rFonts w:cs="Times New Roman"/>
          <w:i/>
          <w:iCs/>
          <w:noProof/>
        </w:rPr>
        <w:t>CALICO Journal</w:t>
      </w:r>
      <w:r w:rsidRPr="009345C1">
        <w:rPr>
          <w:rFonts w:cs="Times New Roman"/>
          <w:noProof/>
        </w:rPr>
        <w:t xml:space="preserve">, </w:t>
      </w:r>
      <w:r w:rsidRPr="009345C1">
        <w:rPr>
          <w:rFonts w:cs="Times New Roman"/>
          <w:i/>
          <w:iCs/>
          <w:noProof/>
        </w:rPr>
        <w:t>21</w:t>
      </w:r>
      <w:r w:rsidRPr="009345C1">
        <w:rPr>
          <w:rFonts w:cs="Times New Roman"/>
          <w:noProof/>
        </w:rPr>
        <w:t>(1), 131–144. https://doi.org/10.1558/cj.v21i1.131-144</w:t>
      </w:r>
    </w:p>
    <w:p w14:paraId="7F48F6F4"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Yoshii, M. (2006). L1 and L2 glosses: Their effects on incidental vocabulary learning. </w:t>
      </w:r>
      <w:r w:rsidRPr="009345C1">
        <w:rPr>
          <w:rFonts w:cs="Times New Roman"/>
          <w:i/>
          <w:iCs/>
          <w:noProof/>
        </w:rPr>
        <w:t>Language Learning &amp; Technology</w:t>
      </w:r>
      <w:r w:rsidRPr="009345C1">
        <w:rPr>
          <w:rFonts w:cs="Times New Roman"/>
          <w:noProof/>
        </w:rPr>
        <w:t xml:space="preserve">, </w:t>
      </w:r>
      <w:r w:rsidRPr="009345C1">
        <w:rPr>
          <w:rFonts w:cs="Times New Roman"/>
          <w:i/>
          <w:iCs/>
          <w:noProof/>
        </w:rPr>
        <w:t>10</w:t>
      </w:r>
      <w:r w:rsidRPr="009345C1">
        <w:rPr>
          <w:rFonts w:cs="Times New Roman"/>
          <w:noProof/>
        </w:rPr>
        <w:t>(3), 85–101. Retrieved from http://llt.msu.edu/vol10num3/yoshii/</w:t>
      </w:r>
    </w:p>
    <w:p w14:paraId="2D36EF85" w14:textId="77777777" w:rsidR="009345C1" w:rsidRPr="009345C1" w:rsidRDefault="009345C1" w:rsidP="009345C1">
      <w:pPr>
        <w:widowControl w:val="0"/>
        <w:autoSpaceDE w:val="0"/>
        <w:autoSpaceDN w:val="0"/>
        <w:adjustRightInd w:val="0"/>
        <w:ind w:left="480" w:hanging="480"/>
        <w:rPr>
          <w:rFonts w:cs="Times New Roman"/>
          <w:noProof/>
        </w:rPr>
      </w:pPr>
      <w:r w:rsidRPr="009345C1">
        <w:rPr>
          <w:rFonts w:cs="Times New Roman"/>
          <w:noProof/>
        </w:rPr>
        <w:t xml:space="preserve">Yoshii, M., &amp; Flaitz, J. (2002). Second Language Incidental Vocabulary Retention: The Effect of Text and Picture Annotation Types. </w:t>
      </w:r>
      <w:r w:rsidRPr="009345C1">
        <w:rPr>
          <w:rFonts w:cs="Times New Roman"/>
          <w:i/>
          <w:iCs/>
          <w:noProof/>
        </w:rPr>
        <w:t>CALICO Journal</w:t>
      </w:r>
      <w:r w:rsidRPr="009345C1">
        <w:rPr>
          <w:rFonts w:cs="Times New Roman"/>
          <w:noProof/>
        </w:rPr>
        <w:t xml:space="preserve">, </w:t>
      </w:r>
      <w:r w:rsidRPr="009345C1">
        <w:rPr>
          <w:rFonts w:cs="Times New Roman"/>
          <w:i/>
          <w:iCs/>
          <w:noProof/>
        </w:rPr>
        <w:t>20</w:t>
      </w:r>
      <w:r w:rsidRPr="009345C1">
        <w:rPr>
          <w:rFonts w:cs="Times New Roman"/>
          <w:noProof/>
        </w:rPr>
        <w:t>(1), 33–58.</w:t>
      </w:r>
    </w:p>
    <w:p w14:paraId="70842772" w14:textId="2F8F84FA" w:rsidR="00404937" w:rsidRDefault="00404937" w:rsidP="009345C1">
      <w:pPr>
        <w:widowControl w:val="0"/>
        <w:autoSpaceDE w:val="0"/>
        <w:autoSpaceDN w:val="0"/>
        <w:adjustRightInd w:val="0"/>
        <w:ind w:left="480" w:hanging="480"/>
        <w:rPr>
          <w:rFonts w:cs="Times New Roman"/>
        </w:rPr>
      </w:pPr>
      <w:r>
        <w:rPr>
          <w:rFonts w:cs="Times New Roman"/>
        </w:rPr>
        <w:fldChar w:fldCharType="end"/>
      </w:r>
    </w:p>
    <w:sectPr w:rsidR="00404937" w:rsidSect="002173DD">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1" w:author="Jason Moy" w:date="2020-05-21T13:19:00Z" w:initials="JM">
    <w:p w14:paraId="0CD2C2D6" w14:textId="612E91EF" w:rsidR="007F3924" w:rsidRDefault="00B04FB6">
      <w:pPr>
        <w:pStyle w:val="CommentText"/>
      </w:pPr>
      <w:r>
        <w:rPr>
          <w:rStyle w:val="CommentReference"/>
        </w:rPr>
        <w:annotationRef/>
      </w:r>
      <w:r w:rsidR="007F3924">
        <w:t xml:space="preserve">Did you say delete this? </w:t>
      </w:r>
    </w:p>
  </w:comment>
  <w:comment w:id="30" w:author="Jason Moy" w:date="2020-05-20T17:25:00Z" w:initials="JM">
    <w:p w14:paraId="008A0716" w14:textId="7A0D5E20" w:rsidR="00280E41" w:rsidRDefault="00280E41">
      <w:pPr>
        <w:pStyle w:val="CommentText"/>
      </w:pPr>
      <w:r>
        <w:rPr>
          <w:rStyle w:val="CommentReference"/>
        </w:rPr>
        <w:annotationRef/>
      </w:r>
      <w:r>
        <w:t xml:space="preserve">Change this to “We analyzed the data using the same model described above except changing the dependent variable to proportion correct in the final test”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CD2C2D6" w15:done="0"/>
  <w15:commentEx w15:paraId="008A07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70FE5C" w16cex:dateUtc="2020-05-21T20:19:00Z"/>
  <w16cex:commentExtensible w16cex:durableId="226FE68C" w16cex:dateUtc="2020-05-21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CD2C2D6" w16cid:durableId="2270FE5C"/>
  <w16cid:commentId w16cid:paraId="008A0716" w16cid:durableId="226FE6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A11EEB" w14:textId="77777777" w:rsidR="009E5C67" w:rsidRDefault="009E5C67" w:rsidP="004B647F">
      <w:pPr>
        <w:spacing w:line="240" w:lineRule="auto"/>
      </w:pPr>
      <w:r>
        <w:separator/>
      </w:r>
    </w:p>
  </w:endnote>
  <w:endnote w:type="continuationSeparator" w:id="0">
    <w:p w14:paraId="0E81E04D" w14:textId="77777777" w:rsidR="009E5C67" w:rsidRDefault="009E5C67" w:rsidP="004B64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02"/>
    <w:family w:val="decorative"/>
    <w:pitch w:val="variable"/>
    <w:sig w:usb0="00000003" w:usb1="1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3043FA" w14:textId="77777777" w:rsidR="009E5C67" w:rsidRDefault="009E5C67" w:rsidP="004B647F">
      <w:pPr>
        <w:spacing w:line="240" w:lineRule="auto"/>
      </w:pPr>
      <w:r>
        <w:separator/>
      </w:r>
    </w:p>
  </w:footnote>
  <w:footnote w:type="continuationSeparator" w:id="0">
    <w:p w14:paraId="45476B7C" w14:textId="77777777" w:rsidR="009E5C67" w:rsidRDefault="009E5C67" w:rsidP="004B64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7CEBD9" w14:textId="77777777" w:rsidR="004B647F" w:rsidRDefault="004B647F" w:rsidP="004B647F">
    <w:pPr>
      <w:pStyle w:val="Header"/>
      <w:rPr>
        <w:rStyle w:val="Strong"/>
      </w:rPr>
    </w:pPr>
    <w:r>
      <w:t xml:space="preserve">Running head: </w:t>
    </w:r>
    <w:r>
      <w:rPr>
        <w:rStyle w:val="Strong"/>
      </w:rPr>
      <w:t>Efficient learning method</w:t>
    </w:r>
  </w:p>
  <w:p w14:paraId="3F82E652" w14:textId="4C007B09" w:rsidR="004B647F" w:rsidRDefault="004B647F" w:rsidP="004B647F">
    <w:pPr>
      <w:pStyle w:val="Header"/>
      <w:rPr>
        <w:rStyle w:val="Strong"/>
      </w:rP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rPr>
      <w:t>1</w:t>
    </w:r>
    <w:r>
      <w:rPr>
        <w:rStyle w:val="Strong"/>
        <w:noProof/>
      </w:rPr>
      <w:fldChar w:fldCharType="end"/>
    </w:r>
  </w:p>
  <w:p w14:paraId="60F7A46A" w14:textId="187AF12C" w:rsidR="004B647F" w:rsidRPr="004B647F" w:rsidRDefault="004B647F" w:rsidP="004B647F">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47F"/>
    <w:rsid w:val="00017DCC"/>
    <w:rsid w:val="00073193"/>
    <w:rsid w:val="00082255"/>
    <w:rsid w:val="000D70AB"/>
    <w:rsid w:val="000E74C0"/>
    <w:rsid w:val="000F449F"/>
    <w:rsid w:val="001173D0"/>
    <w:rsid w:val="00145FF5"/>
    <w:rsid w:val="00152C01"/>
    <w:rsid w:val="00161D7A"/>
    <w:rsid w:val="001A4B8A"/>
    <w:rsid w:val="001E5420"/>
    <w:rsid w:val="001E7AAA"/>
    <w:rsid w:val="0020018D"/>
    <w:rsid w:val="00210F51"/>
    <w:rsid w:val="002173DD"/>
    <w:rsid w:val="002354FC"/>
    <w:rsid w:val="002550FA"/>
    <w:rsid w:val="0025557F"/>
    <w:rsid w:val="00270CC2"/>
    <w:rsid w:val="00271EC0"/>
    <w:rsid w:val="00280E41"/>
    <w:rsid w:val="002A1C02"/>
    <w:rsid w:val="002D7CBB"/>
    <w:rsid w:val="0032440C"/>
    <w:rsid w:val="00326AA2"/>
    <w:rsid w:val="0037116D"/>
    <w:rsid w:val="00395B4D"/>
    <w:rsid w:val="003B3C9D"/>
    <w:rsid w:val="003E0681"/>
    <w:rsid w:val="00401C23"/>
    <w:rsid w:val="00404937"/>
    <w:rsid w:val="00440B7F"/>
    <w:rsid w:val="00450107"/>
    <w:rsid w:val="00471E63"/>
    <w:rsid w:val="004A02AC"/>
    <w:rsid w:val="004B647F"/>
    <w:rsid w:val="00511E2E"/>
    <w:rsid w:val="00540D25"/>
    <w:rsid w:val="00556759"/>
    <w:rsid w:val="005D4C4F"/>
    <w:rsid w:val="00623E80"/>
    <w:rsid w:val="00635D45"/>
    <w:rsid w:val="0064131D"/>
    <w:rsid w:val="00683D28"/>
    <w:rsid w:val="006B02F1"/>
    <w:rsid w:val="00702ADF"/>
    <w:rsid w:val="00706754"/>
    <w:rsid w:val="007401B4"/>
    <w:rsid w:val="0075332C"/>
    <w:rsid w:val="0077083B"/>
    <w:rsid w:val="007C01FE"/>
    <w:rsid w:val="007F3924"/>
    <w:rsid w:val="008A46F4"/>
    <w:rsid w:val="008C04B9"/>
    <w:rsid w:val="008C6E4C"/>
    <w:rsid w:val="008D4C8B"/>
    <w:rsid w:val="008E4E1C"/>
    <w:rsid w:val="009048DF"/>
    <w:rsid w:val="009250AD"/>
    <w:rsid w:val="009345C1"/>
    <w:rsid w:val="00953360"/>
    <w:rsid w:val="0098765A"/>
    <w:rsid w:val="009E5C67"/>
    <w:rsid w:val="009E76F6"/>
    <w:rsid w:val="009F05FB"/>
    <w:rsid w:val="00A1657D"/>
    <w:rsid w:val="00A8571D"/>
    <w:rsid w:val="00AA1FB9"/>
    <w:rsid w:val="00AC0357"/>
    <w:rsid w:val="00AD5D54"/>
    <w:rsid w:val="00B04FB6"/>
    <w:rsid w:val="00BA5F8B"/>
    <w:rsid w:val="00BB2ABE"/>
    <w:rsid w:val="00C00717"/>
    <w:rsid w:val="00C325F0"/>
    <w:rsid w:val="00C3503A"/>
    <w:rsid w:val="00C81269"/>
    <w:rsid w:val="00C91A59"/>
    <w:rsid w:val="00CD2CCB"/>
    <w:rsid w:val="00CE77D9"/>
    <w:rsid w:val="00CF4E89"/>
    <w:rsid w:val="00D46B76"/>
    <w:rsid w:val="00DD35C3"/>
    <w:rsid w:val="00E62522"/>
    <w:rsid w:val="00EB2F10"/>
    <w:rsid w:val="00EB4B05"/>
    <w:rsid w:val="00ED365A"/>
    <w:rsid w:val="00F21AC3"/>
    <w:rsid w:val="00F30063"/>
    <w:rsid w:val="00F5086D"/>
    <w:rsid w:val="00F669BB"/>
    <w:rsid w:val="00F8475F"/>
    <w:rsid w:val="00F97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97ABF6"/>
  <w15:chartTrackingRefBased/>
  <w15:docId w15:val="{31752C33-BB05-2F4A-890B-ADB6ED8BF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1B4"/>
    <w:pPr>
      <w:spacing w:line="480"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4B647F"/>
    <w:pPr>
      <w:spacing w:before="2400"/>
      <w:contextualSpacing/>
      <w:jc w:val="center"/>
    </w:pPr>
    <w:rPr>
      <w:rFonts w:asciiTheme="majorHAnsi" w:eastAsiaTheme="majorEastAsia" w:hAnsiTheme="majorHAnsi" w:cstheme="majorBidi"/>
      <w:kern w:val="24"/>
      <w:lang w:eastAsia="ja-JP"/>
    </w:rPr>
  </w:style>
  <w:style w:type="character" w:customStyle="1" w:styleId="TitleChar">
    <w:name w:val="Title Char"/>
    <w:basedOn w:val="DefaultParagraphFont"/>
    <w:link w:val="Title"/>
    <w:uiPriority w:val="1"/>
    <w:rsid w:val="004B647F"/>
    <w:rPr>
      <w:rFonts w:asciiTheme="majorHAnsi" w:eastAsiaTheme="majorEastAsia" w:hAnsiTheme="majorHAnsi" w:cstheme="majorBidi"/>
      <w:kern w:val="24"/>
      <w:lang w:eastAsia="ja-JP"/>
    </w:rPr>
  </w:style>
  <w:style w:type="paragraph" w:customStyle="1" w:styleId="Title2">
    <w:name w:val="Title 2"/>
    <w:basedOn w:val="Normal"/>
    <w:uiPriority w:val="1"/>
    <w:qFormat/>
    <w:rsid w:val="004B647F"/>
    <w:pPr>
      <w:jc w:val="center"/>
    </w:pPr>
    <w:rPr>
      <w:rFonts w:asciiTheme="minorHAnsi" w:hAnsiTheme="minorHAnsi"/>
      <w:kern w:val="24"/>
      <w:lang w:eastAsia="ja-JP"/>
    </w:rPr>
  </w:style>
  <w:style w:type="paragraph" w:styleId="Header">
    <w:name w:val="header"/>
    <w:basedOn w:val="Normal"/>
    <w:link w:val="HeaderChar"/>
    <w:uiPriority w:val="99"/>
    <w:unhideWhenUsed/>
    <w:qFormat/>
    <w:rsid w:val="004B647F"/>
    <w:pPr>
      <w:tabs>
        <w:tab w:val="center" w:pos="4680"/>
        <w:tab w:val="right" w:pos="9360"/>
      </w:tabs>
      <w:spacing w:line="240" w:lineRule="auto"/>
    </w:pPr>
  </w:style>
  <w:style w:type="character" w:customStyle="1" w:styleId="HeaderChar">
    <w:name w:val="Header Char"/>
    <w:basedOn w:val="DefaultParagraphFont"/>
    <w:link w:val="Header"/>
    <w:uiPriority w:val="99"/>
    <w:rsid w:val="004B647F"/>
    <w:rPr>
      <w:rFonts w:ascii="Times New Roman" w:hAnsi="Times New Roman"/>
    </w:rPr>
  </w:style>
  <w:style w:type="paragraph" w:styleId="Footer">
    <w:name w:val="footer"/>
    <w:basedOn w:val="Normal"/>
    <w:link w:val="FooterChar"/>
    <w:uiPriority w:val="99"/>
    <w:unhideWhenUsed/>
    <w:rsid w:val="004B647F"/>
    <w:pPr>
      <w:tabs>
        <w:tab w:val="center" w:pos="4680"/>
        <w:tab w:val="right" w:pos="9360"/>
      </w:tabs>
      <w:spacing w:line="240" w:lineRule="auto"/>
    </w:pPr>
  </w:style>
  <w:style w:type="character" w:customStyle="1" w:styleId="FooterChar">
    <w:name w:val="Footer Char"/>
    <w:basedOn w:val="DefaultParagraphFont"/>
    <w:link w:val="Footer"/>
    <w:uiPriority w:val="99"/>
    <w:rsid w:val="004B647F"/>
    <w:rPr>
      <w:rFonts w:ascii="Times New Roman" w:hAnsi="Times New Roman"/>
    </w:rPr>
  </w:style>
  <w:style w:type="character" w:styleId="Strong">
    <w:name w:val="Strong"/>
    <w:basedOn w:val="DefaultParagraphFont"/>
    <w:uiPriority w:val="22"/>
    <w:unhideWhenUsed/>
    <w:qFormat/>
    <w:rsid w:val="004B647F"/>
    <w:rPr>
      <w:b w:val="0"/>
      <w:bCs w:val="0"/>
      <w:caps/>
      <w:smallCaps w:val="0"/>
    </w:rPr>
  </w:style>
  <w:style w:type="paragraph" w:styleId="NormalWeb">
    <w:name w:val="Normal (Web)"/>
    <w:basedOn w:val="Normal"/>
    <w:uiPriority w:val="99"/>
    <w:unhideWhenUsed/>
    <w:rsid w:val="003B3C9D"/>
    <w:pPr>
      <w:spacing w:before="100" w:beforeAutospacing="1" w:after="100" w:afterAutospacing="1" w:line="240" w:lineRule="auto"/>
    </w:pPr>
    <w:rPr>
      <w:rFonts w:eastAsia="Times New Roman" w:cs="Times New Roman"/>
    </w:rPr>
  </w:style>
  <w:style w:type="table" w:styleId="TableGrid">
    <w:name w:val="Table Grid"/>
    <w:basedOn w:val="TableNormal"/>
    <w:uiPriority w:val="39"/>
    <w:rsid w:val="002D7C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D7CB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D7CB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D7CB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CD2CCB"/>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CD2CCB"/>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280E41"/>
    <w:rPr>
      <w:sz w:val="16"/>
      <w:szCs w:val="16"/>
    </w:rPr>
  </w:style>
  <w:style w:type="paragraph" w:styleId="CommentText">
    <w:name w:val="annotation text"/>
    <w:basedOn w:val="Normal"/>
    <w:link w:val="CommentTextChar"/>
    <w:uiPriority w:val="99"/>
    <w:semiHidden/>
    <w:unhideWhenUsed/>
    <w:rsid w:val="00280E41"/>
    <w:pPr>
      <w:spacing w:line="240" w:lineRule="auto"/>
    </w:pPr>
    <w:rPr>
      <w:sz w:val="20"/>
      <w:szCs w:val="20"/>
    </w:rPr>
  </w:style>
  <w:style w:type="character" w:customStyle="1" w:styleId="CommentTextChar">
    <w:name w:val="Comment Text Char"/>
    <w:basedOn w:val="DefaultParagraphFont"/>
    <w:link w:val="CommentText"/>
    <w:uiPriority w:val="99"/>
    <w:semiHidden/>
    <w:rsid w:val="00280E4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80E41"/>
    <w:rPr>
      <w:b/>
      <w:bCs/>
    </w:rPr>
  </w:style>
  <w:style w:type="character" w:customStyle="1" w:styleId="CommentSubjectChar">
    <w:name w:val="Comment Subject Char"/>
    <w:basedOn w:val="CommentTextChar"/>
    <w:link w:val="CommentSubject"/>
    <w:uiPriority w:val="99"/>
    <w:semiHidden/>
    <w:rsid w:val="00280E41"/>
    <w:rPr>
      <w:rFonts w:ascii="Times New Roman" w:hAnsi="Times New Roman"/>
      <w:b/>
      <w:bCs/>
      <w:sz w:val="20"/>
      <w:szCs w:val="20"/>
    </w:rPr>
  </w:style>
  <w:style w:type="paragraph" w:styleId="Revision">
    <w:name w:val="Revision"/>
    <w:hidden/>
    <w:uiPriority w:val="99"/>
    <w:semiHidden/>
    <w:rsid w:val="003E0681"/>
    <w:rPr>
      <w:rFonts w:ascii="Times New Roman" w:hAnsi="Times New Roman"/>
    </w:rPr>
  </w:style>
  <w:style w:type="paragraph" w:customStyle="1" w:styleId="md-end-block">
    <w:name w:val="md-end-block"/>
    <w:basedOn w:val="Normal"/>
    <w:rsid w:val="00ED365A"/>
    <w:pPr>
      <w:spacing w:before="100" w:beforeAutospacing="1" w:after="100" w:afterAutospacing="1" w:line="240" w:lineRule="auto"/>
    </w:pPr>
    <w:rPr>
      <w:rFonts w:eastAsia="Times New Roman" w:cs="Times New Roman"/>
    </w:rPr>
  </w:style>
  <w:style w:type="character" w:customStyle="1" w:styleId="md-plain">
    <w:name w:val="md-plain"/>
    <w:basedOn w:val="DefaultParagraphFont"/>
    <w:rsid w:val="00ED3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9441933">
      <w:bodyDiv w:val="1"/>
      <w:marLeft w:val="0"/>
      <w:marRight w:val="0"/>
      <w:marTop w:val="0"/>
      <w:marBottom w:val="0"/>
      <w:divBdr>
        <w:top w:val="none" w:sz="0" w:space="0" w:color="auto"/>
        <w:left w:val="none" w:sz="0" w:space="0" w:color="auto"/>
        <w:bottom w:val="none" w:sz="0" w:space="0" w:color="auto"/>
        <w:right w:val="none" w:sz="0" w:space="0" w:color="auto"/>
      </w:divBdr>
    </w:div>
    <w:div w:id="1672681250">
      <w:bodyDiv w:val="1"/>
      <w:marLeft w:val="0"/>
      <w:marRight w:val="0"/>
      <w:marTop w:val="0"/>
      <w:marBottom w:val="0"/>
      <w:divBdr>
        <w:top w:val="none" w:sz="0" w:space="0" w:color="auto"/>
        <w:left w:val="none" w:sz="0" w:space="0" w:color="auto"/>
        <w:bottom w:val="none" w:sz="0" w:space="0" w:color="auto"/>
        <w:right w:val="none" w:sz="0" w:space="0" w:color="auto"/>
      </w:divBdr>
    </w:div>
    <w:div w:id="193640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4CC4427866C884F85396791A2032FAB"/>
        <w:category>
          <w:name w:val="General"/>
          <w:gallery w:val="placeholder"/>
        </w:category>
        <w:types>
          <w:type w:val="bbPlcHdr"/>
        </w:types>
        <w:behaviors>
          <w:behavior w:val="content"/>
        </w:behaviors>
        <w:guid w:val="{1FA48EA1-A9A8-6646-8D05-1BEC75F413FA}"/>
      </w:docPartPr>
      <w:docPartBody>
        <w:p w:rsidR="00846011" w:rsidRDefault="004A6759" w:rsidP="004A6759">
          <w:pPr>
            <w:pStyle w:val="F4CC4427866C884F85396791A2032FAB"/>
          </w:pPr>
          <w:r>
            <w:t>[Title Here, up to 12 Words, on One to Two Lines]</w:t>
          </w:r>
        </w:p>
      </w:docPartBody>
    </w:docPart>
    <w:docPart>
      <w:docPartPr>
        <w:name w:val="92006E0AC05F7848B42CAF69301E0FCA"/>
        <w:category>
          <w:name w:val="General"/>
          <w:gallery w:val="placeholder"/>
        </w:category>
        <w:types>
          <w:type w:val="bbPlcHdr"/>
        </w:types>
        <w:behaviors>
          <w:behavior w:val="content"/>
        </w:behaviors>
        <w:guid w:val="{20174647-E430-7A48-AC67-7224E1A8DF4A}"/>
      </w:docPartPr>
      <w:docPartBody>
        <w:p w:rsidR="00846011" w:rsidRDefault="004A6759" w:rsidP="004A6759">
          <w:pPr>
            <w:pStyle w:val="92006E0AC05F7848B42CAF69301E0FCA"/>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02"/>
    <w:family w:val="decorative"/>
    <w:pitch w:val="variable"/>
    <w:sig w:usb0="00000003" w:usb1="10000000" w:usb2="00000000" w:usb3="00000000" w:csb0="8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759"/>
    <w:rsid w:val="00025534"/>
    <w:rsid w:val="000F572D"/>
    <w:rsid w:val="00152533"/>
    <w:rsid w:val="00263BAA"/>
    <w:rsid w:val="004A6759"/>
    <w:rsid w:val="004B7D34"/>
    <w:rsid w:val="005A6CE8"/>
    <w:rsid w:val="005E3FD6"/>
    <w:rsid w:val="0062662E"/>
    <w:rsid w:val="007279F6"/>
    <w:rsid w:val="0075089B"/>
    <w:rsid w:val="00846011"/>
    <w:rsid w:val="0086170A"/>
    <w:rsid w:val="00A37CF6"/>
    <w:rsid w:val="00CD5C9B"/>
    <w:rsid w:val="00D63F8D"/>
    <w:rsid w:val="00D65CD4"/>
    <w:rsid w:val="00ED4FE5"/>
    <w:rsid w:val="00F22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rsid w:val="004A6759"/>
    <w:pPr>
      <w:keepNext/>
      <w:keepLines/>
      <w:spacing w:line="480" w:lineRule="auto"/>
      <w:ind w:firstLine="720"/>
      <w:outlineLvl w:val="2"/>
    </w:pPr>
    <w:rPr>
      <w:rFonts w:asciiTheme="majorHAnsi" w:eastAsiaTheme="majorEastAsia" w:hAnsiTheme="majorHAnsi" w:cstheme="majorBidi"/>
      <w:b/>
      <w:bCs/>
      <w:kern w:val="24"/>
      <w:lang w:eastAsia="ja-JP"/>
    </w:rPr>
  </w:style>
  <w:style w:type="paragraph" w:styleId="Heading4">
    <w:name w:val="heading 4"/>
    <w:basedOn w:val="Normal"/>
    <w:next w:val="Normal"/>
    <w:link w:val="Heading4Char"/>
    <w:uiPriority w:val="4"/>
    <w:unhideWhenUsed/>
    <w:qFormat/>
    <w:rsid w:val="004A6759"/>
    <w:pPr>
      <w:keepNext/>
      <w:keepLines/>
      <w:spacing w:line="480" w:lineRule="auto"/>
      <w:ind w:firstLine="720"/>
      <w:outlineLvl w:val="3"/>
    </w:pPr>
    <w:rPr>
      <w:rFonts w:asciiTheme="majorHAnsi" w:eastAsiaTheme="majorEastAsia" w:hAnsiTheme="majorHAnsi" w:cstheme="majorBidi"/>
      <w:b/>
      <w:bCs/>
      <w:i/>
      <w:iCs/>
      <w:kern w:val="24"/>
      <w:lang w:eastAsia="ja-JP"/>
    </w:rPr>
  </w:style>
  <w:style w:type="paragraph" w:styleId="Heading5">
    <w:name w:val="heading 5"/>
    <w:basedOn w:val="Normal"/>
    <w:next w:val="Normal"/>
    <w:link w:val="Heading5Char"/>
    <w:uiPriority w:val="4"/>
    <w:unhideWhenUsed/>
    <w:qFormat/>
    <w:rsid w:val="004A6759"/>
    <w:pPr>
      <w:keepNext/>
      <w:keepLines/>
      <w:spacing w:line="480" w:lineRule="auto"/>
      <w:ind w:firstLine="720"/>
      <w:outlineLvl w:val="4"/>
    </w:pPr>
    <w:rPr>
      <w:rFonts w:asciiTheme="majorHAnsi" w:eastAsiaTheme="majorEastAsia" w:hAnsiTheme="majorHAnsi" w:cstheme="majorBidi"/>
      <w:i/>
      <w:iCs/>
      <w:kern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00161BF73CB34B8927BFF2F1AF9082">
    <w:name w:val="C300161BF73CB34B8927BFF2F1AF9082"/>
    <w:rsid w:val="004A6759"/>
  </w:style>
  <w:style w:type="character" w:styleId="Emphasis">
    <w:name w:val="Emphasis"/>
    <w:basedOn w:val="DefaultParagraphFont"/>
    <w:uiPriority w:val="20"/>
    <w:unhideWhenUsed/>
    <w:qFormat/>
    <w:rsid w:val="004A6759"/>
    <w:rPr>
      <w:i/>
      <w:iCs/>
    </w:rPr>
  </w:style>
  <w:style w:type="paragraph" w:customStyle="1" w:styleId="A0A1E73840014B4489D1CB4F35D407B8">
    <w:name w:val="A0A1E73840014B4489D1CB4F35D407B8"/>
    <w:rsid w:val="004A6759"/>
  </w:style>
  <w:style w:type="paragraph" w:customStyle="1" w:styleId="7B070E9A44DE95419B9AD2D02EAB648B">
    <w:name w:val="7B070E9A44DE95419B9AD2D02EAB648B"/>
    <w:rsid w:val="004A6759"/>
  </w:style>
  <w:style w:type="paragraph" w:customStyle="1" w:styleId="B8508163F2ECAC4B820AD2C3FD0AC9AB">
    <w:name w:val="B8508163F2ECAC4B820AD2C3FD0AC9AB"/>
    <w:rsid w:val="004A6759"/>
  </w:style>
  <w:style w:type="paragraph" w:customStyle="1" w:styleId="DFB5C3F1F268DB4EAB753FE2044F4548">
    <w:name w:val="DFB5C3F1F268DB4EAB753FE2044F4548"/>
    <w:rsid w:val="004A6759"/>
  </w:style>
  <w:style w:type="paragraph" w:customStyle="1" w:styleId="4849AB0E2EE6F642857C06CE792E86B3">
    <w:name w:val="4849AB0E2EE6F642857C06CE792E86B3"/>
    <w:rsid w:val="004A6759"/>
  </w:style>
  <w:style w:type="paragraph" w:customStyle="1" w:styleId="C56BB2C48565234C933019B5DFE3A5B3">
    <w:name w:val="C56BB2C48565234C933019B5DFE3A5B3"/>
    <w:rsid w:val="004A6759"/>
  </w:style>
  <w:style w:type="paragraph" w:customStyle="1" w:styleId="3A3392F706F2D54CB056D61BEEB3E02B">
    <w:name w:val="3A3392F706F2D54CB056D61BEEB3E02B"/>
    <w:rsid w:val="004A6759"/>
  </w:style>
  <w:style w:type="paragraph" w:customStyle="1" w:styleId="8DB9F961E9BA41458235F07FD08FA330">
    <w:name w:val="8DB9F961E9BA41458235F07FD08FA330"/>
    <w:rsid w:val="004A6759"/>
  </w:style>
  <w:style w:type="character" w:customStyle="1" w:styleId="Heading3Char">
    <w:name w:val="Heading 3 Char"/>
    <w:basedOn w:val="DefaultParagraphFont"/>
    <w:link w:val="Heading3"/>
    <w:uiPriority w:val="4"/>
    <w:rsid w:val="004A6759"/>
    <w:rPr>
      <w:rFonts w:asciiTheme="majorHAnsi" w:eastAsiaTheme="majorEastAsia" w:hAnsiTheme="majorHAnsi" w:cstheme="majorBidi"/>
      <w:b/>
      <w:bCs/>
      <w:kern w:val="24"/>
      <w:lang w:eastAsia="ja-JP"/>
    </w:rPr>
  </w:style>
  <w:style w:type="paragraph" w:customStyle="1" w:styleId="DD6A9BF50CB5C146A8F4437B7EC92D20">
    <w:name w:val="DD6A9BF50CB5C146A8F4437B7EC92D20"/>
    <w:rsid w:val="004A6759"/>
  </w:style>
  <w:style w:type="paragraph" w:customStyle="1" w:styleId="AAB5A2D2D5C7094584486BF638452C2D">
    <w:name w:val="AAB5A2D2D5C7094584486BF638452C2D"/>
    <w:rsid w:val="004A6759"/>
  </w:style>
  <w:style w:type="character" w:customStyle="1" w:styleId="Heading4Char">
    <w:name w:val="Heading 4 Char"/>
    <w:basedOn w:val="DefaultParagraphFont"/>
    <w:link w:val="Heading4"/>
    <w:uiPriority w:val="4"/>
    <w:rsid w:val="004A6759"/>
    <w:rPr>
      <w:rFonts w:asciiTheme="majorHAnsi" w:eastAsiaTheme="majorEastAsia" w:hAnsiTheme="majorHAnsi" w:cstheme="majorBidi"/>
      <w:b/>
      <w:bCs/>
      <w:i/>
      <w:iCs/>
      <w:kern w:val="24"/>
      <w:lang w:eastAsia="ja-JP"/>
    </w:rPr>
  </w:style>
  <w:style w:type="paragraph" w:customStyle="1" w:styleId="45129F77E694DB449C58B505B1D56E8F">
    <w:name w:val="45129F77E694DB449C58B505B1D56E8F"/>
    <w:rsid w:val="004A6759"/>
  </w:style>
  <w:style w:type="paragraph" w:customStyle="1" w:styleId="E145794DF5956A4BBF5E33F9591C26BE">
    <w:name w:val="E145794DF5956A4BBF5E33F9591C26BE"/>
    <w:rsid w:val="004A6759"/>
  </w:style>
  <w:style w:type="paragraph" w:customStyle="1" w:styleId="B8514F39CC591C4689AD97B694C911D9">
    <w:name w:val="B8514F39CC591C4689AD97B694C911D9"/>
    <w:rsid w:val="004A6759"/>
  </w:style>
  <w:style w:type="character" w:customStyle="1" w:styleId="Heading5Char">
    <w:name w:val="Heading 5 Char"/>
    <w:basedOn w:val="DefaultParagraphFont"/>
    <w:link w:val="Heading5"/>
    <w:uiPriority w:val="4"/>
    <w:rsid w:val="004A6759"/>
    <w:rPr>
      <w:rFonts w:asciiTheme="majorHAnsi" w:eastAsiaTheme="majorEastAsia" w:hAnsiTheme="majorHAnsi" w:cstheme="majorBidi"/>
      <w:i/>
      <w:iCs/>
      <w:kern w:val="24"/>
      <w:lang w:eastAsia="ja-JP"/>
    </w:rPr>
  </w:style>
  <w:style w:type="paragraph" w:customStyle="1" w:styleId="A996ED320B711E4E83923383FD16BBBA">
    <w:name w:val="A996ED320B711E4E83923383FD16BBBA"/>
    <w:rsid w:val="004A6759"/>
  </w:style>
  <w:style w:type="paragraph" w:customStyle="1" w:styleId="6E077A5A4EDEC34D906CB1B0C3E73BB3">
    <w:name w:val="6E077A5A4EDEC34D906CB1B0C3E73BB3"/>
    <w:rsid w:val="004A6759"/>
  </w:style>
  <w:style w:type="paragraph" w:customStyle="1" w:styleId="C340EBDFE2369A44BE284A04925B2987">
    <w:name w:val="C340EBDFE2369A44BE284A04925B2987"/>
    <w:rsid w:val="004A6759"/>
  </w:style>
  <w:style w:type="paragraph" w:styleId="Bibliography">
    <w:name w:val="Bibliography"/>
    <w:basedOn w:val="Normal"/>
    <w:next w:val="Normal"/>
    <w:uiPriority w:val="37"/>
    <w:semiHidden/>
    <w:unhideWhenUsed/>
    <w:rsid w:val="004A6759"/>
  </w:style>
  <w:style w:type="paragraph" w:customStyle="1" w:styleId="24555DC90B64CC4B90857E4D740C5464">
    <w:name w:val="24555DC90B64CC4B90857E4D740C5464"/>
    <w:rsid w:val="004A6759"/>
  </w:style>
  <w:style w:type="paragraph" w:customStyle="1" w:styleId="9C9F924E3CFE82478A6917ABDE12B87C">
    <w:name w:val="9C9F924E3CFE82478A6917ABDE12B87C"/>
    <w:rsid w:val="004A6759"/>
  </w:style>
  <w:style w:type="paragraph" w:customStyle="1" w:styleId="E85940DCD0E8DC45829B0BC77C505B8D">
    <w:name w:val="E85940DCD0E8DC45829B0BC77C505B8D"/>
    <w:rsid w:val="004A6759"/>
  </w:style>
  <w:style w:type="paragraph" w:customStyle="1" w:styleId="A80FE16FC9BB9B4FBF1AEB43330E9CC6">
    <w:name w:val="A80FE16FC9BB9B4FBF1AEB43330E9CC6"/>
    <w:rsid w:val="004A6759"/>
  </w:style>
  <w:style w:type="paragraph" w:customStyle="1" w:styleId="F84128792FFE1E41A83E67A1EFA1CDE8">
    <w:name w:val="F84128792FFE1E41A83E67A1EFA1CDE8"/>
    <w:rsid w:val="004A6759"/>
  </w:style>
  <w:style w:type="paragraph" w:customStyle="1" w:styleId="F4CC4427866C884F85396791A2032FAB">
    <w:name w:val="F4CC4427866C884F85396791A2032FAB"/>
    <w:rsid w:val="004A6759"/>
  </w:style>
  <w:style w:type="paragraph" w:customStyle="1" w:styleId="365BAD061C86AE4E9DA431927CAB3681">
    <w:name w:val="365BAD061C86AE4E9DA431927CAB3681"/>
    <w:rsid w:val="004A6759"/>
  </w:style>
  <w:style w:type="paragraph" w:customStyle="1" w:styleId="01A52220A5ADD042B3498CEBDBF5DABF">
    <w:name w:val="01A52220A5ADD042B3498CEBDBF5DABF"/>
    <w:rsid w:val="004A6759"/>
  </w:style>
  <w:style w:type="paragraph" w:customStyle="1" w:styleId="298D5C7F78FC84418FE173A9D676C2B3">
    <w:name w:val="298D5C7F78FC84418FE173A9D676C2B3"/>
    <w:rsid w:val="004A6759"/>
  </w:style>
  <w:style w:type="paragraph" w:customStyle="1" w:styleId="92006E0AC05F7848B42CAF69301E0FCA">
    <w:name w:val="92006E0AC05F7848B42CAF69301E0FCA"/>
    <w:rsid w:val="004A6759"/>
  </w:style>
  <w:style w:type="paragraph" w:customStyle="1" w:styleId="69CCC79EBCFA13428078F4213F7E2741">
    <w:name w:val="69CCC79EBCFA13428078F4213F7E2741"/>
    <w:rsid w:val="004A67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8AA526-FD6E-9444-9462-66C1A6D91795}">
  <we:reference id="wa104382081" version="1.6.0.0" store="en-US" storeType="OMEX"/>
  <we:alternateReferences>
    <we:reference id="WA104382081" version="1.6.0.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F9BD8-9A1F-FD48-8194-C808DCFAC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19</Pages>
  <Words>13403</Words>
  <Characters>76400</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What is the most effective second language 
vocabulary learning method?</vt:lpstr>
    </vt:vector>
  </TitlesOfParts>
  <Company/>
  <LinksUpToDate>false</LinksUpToDate>
  <CharactersWithSpaces>89624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most effective second language 
vocabulary learning method?</dc:title>
  <dc:subject/>
  <dc:creator>Jason Moy</dc:creator>
  <cp:keywords/>
  <dc:description/>
  <cp:lastModifiedBy>Jason Moy</cp:lastModifiedBy>
  <cp:revision>59</cp:revision>
  <dcterms:created xsi:type="dcterms:W3CDTF">2020-04-03T19:47:00Z</dcterms:created>
  <dcterms:modified xsi:type="dcterms:W3CDTF">2020-05-25T00:56:00Z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fcd30e81-c7bb-3c27-8d97-97c1db18fea3</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